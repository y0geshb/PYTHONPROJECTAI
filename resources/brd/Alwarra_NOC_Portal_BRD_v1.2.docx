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w16du="http://schemas.microsoft.com/office/word/2023/wordml/word16du" mc:Ignorable="w14 w15 wp14">
  <w:body>
    <w:p w14:paraId="4DB68E5C" w14:textId="76CBCF89">
      <w:pPr>
        <w:spacing w:before="200" w:after="80"/>
      </w:pPr>
    </w:p>
    <w:p w14:paraId="1254C278">
      <w:pPr>
        <w:spacing w:after="80"/>
        <w:jc w:val="center"/>
      </w:pPr>
      <w:r>
        <w:rPr>
          <w:b/>
          <w:bCs/>
          <w:color w:val="1F4E79"/>
          <w:sz w:val="52"/>
          <w:szCs w:val="52"/>
        </w:rPr>
        <w:t>Business Requirement Document</w:t>
      </w:r>
    </w:p>
    <w:p w14:paraId="5AF5398B">
      <w:pPr>
        <w:shd w:val="clear" w:color="auto" w:fill="EBF5FB"/>
        <w:spacing w:before="100" w:after="80"/>
        <w:ind w:firstLine="900" w:firstLineChars="250"/>
      </w:pPr>
      <w:r>
        <w:rPr>
          <w:b/>
          <w:bCs/>
          <w:color w:val="2E75B6"/>
          <w:sz w:val="36"/>
          <w:szCs w:val="36"/>
        </w:rPr>
        <w:t>Alwarra NOC Portal - Redesign &amp; Re-Implementation</w:t>
      </w:r>
    </w:p>
    <w:p w14:paraId="61C91022">
      <w:pPr>
        <w:spacing w:after="200"/>
        <w:jc w:val="center"/>
      </w:pPr>
      <w:r>
        <w:rPr>
          <w:i/>
          <w:iCs/>
          <w:color w:val="595959"/>
          <w:sz w:val="22"/>
          <w:szCs w:val="22"/>
        </w:rPr>
        <w:t>Kellton–SERH  |  New NOC Portal Solution</w:t>
      </w:r>
    </w:p>
    <w:p w14:paraId="5F7AE220">
      <w:pPr>
        <w:pBdr>
          <w:bottom w:val="single" w:color="2E75B6" w:sz="8" w:space="2"/>
        </w:pBdr>
        <w:spacing w:after="160"/>
      </w:pPr>
    </w:p>
    <w:tbl>
      <w:tblPr>
        <w:tblStyle w:val="9"/>
        <w:tblW w:w="8145" w:type="dxa"/>
        <w:tblInd w:w="12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42"/>
        <w:gridCol w:w="6103"/>
      </w:tblGrid>
      <w:tr w:rsidTr="6D953DEE" w14:paraId="1A1DC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42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DF949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103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C27D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Tr="6D953DEE" w14:paraId="0754A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2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30E91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Document Title</w:t>
            </w:r>
          </w:p>
        </w:tc>
        <w:tc>
          <w:tcPr>
            <w:tcW w:w="6103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5B0E8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BRD – Alwarra NOC Portal Redesign &amp; Re-Implementation</w:t>
            </w:r>
          </w:p>
        </w:tc>
      </w:tr>
      <w:tr w:rsidTr="6D953DEE" w14:paraId="26C39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2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10B5A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Project Name</w:t>
            </w:r>
          </w:p>
        </w:tc>
        <w:tc>
          <w:tcPr>
            <w:tcW w:w="6103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D0BD8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Alwarra Portal Redesign &amp; Re-Implementation (Kellton–SERH)</w:t>
            </w:r>
          </w:p>
        </w:tc>
      </w:tr>
      <w:tr w:rsidTr="6D953DEE" w14:paraId="6C44A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2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C562F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Application</w:t>
            </w:r>
          </w:p>
        </w:tc>
        <w:tc>
          <w:tcPr>
            <w:tcW w:w="6103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B5F06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Alwarra NOC Portal (New System)</w:t>
            </w:r>
          </w:p>
        </w:tc>
      </w:tr>
      <w:tr w:rsidTr="6D953DEE" w14:paraId="120D3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2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A01DD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Version</w:t>
            </w:r>
          </w:p>
        </w:tc>
        <w:tc>
          <w:tcPr>
            <w:tcW w:w="6103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110B1">
            <w:pPr>
              <w:spacing w:before="60" w:after="60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  <w:sz w:val="19"/>
                <w:szCs w:val="19"/>
              </w:rPr>
              <w:t>1.</w:t>
            </w:r>
            <w:r>
              <w:rPr>
                <w:rFonts w:hint="default"/>
                <w:color w:val="auto"/>
                <w:sz w:val="19"/>
                <w:szCs w:val="19"/>
                <w:lang w:val="en-US"/>
              </w:rPr>
              <w:t>2</w:t>
            </w:r>
          </w:p>
        </w:tc>
      </w:tr>
      <w:tr w:rsidTr="6D953DEE" w14:paraId="689A4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2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02C96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Date</w:t>
            </w:r>
          </w:p>
        </w:tc>
        <w:tc>
          <w:tcPr>
            <w:tcW w:w="6103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0F5E1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01 May 2026</w:t>
            </w:r>
          </w:p>
        </w:tc>
      </w:tr>
      <w:tr w:rsidTr="6D953DEE" w14:paraId="7ADEC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2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BF97C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Prepared By</w:t>
            </w:r>
          </w:p>
        </w:tc>
        <w:tc>
          <w:tcPr>
            <w:tcW w:w="6103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4B82F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Kushagra Tembe (Business Analyst - Kellton)</w:t>
            </w:r>
          </w:p>
        </w:tc>
      </w:tr>
      <w:tr w:rsidTr="6D953DEE" w14:paraId="6CE6F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2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FF7AF">
            <w:pPr>
              <w:spacing w:before="60" w:after="60"/>
              <w:rPr>
                <w:color w:val="222222"/>
                <w:sz w:val="19"/>
                <w:szCs w:val="19"/>
              </w:rPr>
            </w:pPr>
            <w:r>
              <w:rPr>
                <w:rFonts w:hint="default"/>
                <w:color w:val="222222"/>
                <w:sz w:val="19"/>
                <w:szCs w:val="19"/>
                <w:lang w:val="en-US"/>
              </w:rPr>
              <w:t xml:space="preserve">Internally </w:t>
            </w:r>
            <w:r>
              <w:rPr>
                <w:color w:val="222222"/>
                <w:sz w:val="19"/>
                <w:szCs w:val="19"/>
              </w:rPr>
              <w:t>Reviewed By</w:t>
            </w:r>
          </w:p>
        </w:tc>
        <w:tc>
          <w:tcPr>
            <w:tcW w:w="6103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D953DEE" w14:paraId="33360B79" w14:textId="21FECEF8">
            <w:pPr>
              <w:spacing w:before="60" w:after="60"/>
              <w:rPr>
                <w:color w:val="auto"/>
                <w:sz w:val="19"/>
                <w:szCs w:val="19"/>
                <w:lang w:val="en-US"/>
              </w:rPr>
            </w:pPr>
            <w:r w:rsidRPr="6D953DEE" w:rsidR="6D953DEE">
              <w:rPr>
                <w:color w:val="auto"/>
                <w:sz w:val="19"/>
                <w:szCs w:val="19"/>
                <w:lang w:val="en-US"/>
              </w:rPr>
              <w:t xml:space="preserve">Upasana Groover, </w:t>
            </w:r>
            <w:r w:rsidRPr="6D953DEE" w:rsidR="6D953DEE">
              <w:rPr>
                <w:color w:val="auto"/>
                <w:sz w:val="19"/>
                <w:szCs w:val="19"/>
                <w:lang w:val="en-US"/>
              </w:rPr>
              <w:t>A</w:t>
            </w:r>
            <w:ins w:author="Surya Pratap" w:date="2026-05-05T12:39:47.011Z" w16du:dateUtc="2026-05-05T12:39:47.011Z" w:id="1091630902">
              <w:r w:rsidRPr="6D953DEE" w:rsidR="6D953DEE">
                <w:rPr>
                  <w:color w:val="auto"/>
                  <w:sz w:val="19"/>
                  <w:szCs w:val="19"/>
                  <w:lang w:val="en-US"/>
                </w:rPr>
                <w:t>a</w:t>
              </w:r>
            </w:ins>
            <w:del w:author="Surya Pratap" w:date="2026-05-05T12:39:46.834Z" w16du:dateUtc="2026-05-05T12:39:46.834Z" w:id="2040629249">
              <w:r w:rsidRPr="6D953DEE" w:rsidDel="6D953DEE">
                <w:rPr>
                  <w:color w:val="auto"/>
                  <w:sz w:val="19"/>
                  <w:szCs w:val="19"/>
                  <w:lang w:val="en-US"/>
                </w:rPr>
                <w:delText>A</w:delText>
              </w:r>
            </w:del>
            <w:r w:rsidRPr="6D953DEE" w:rsidR="6D953DEE">
              <w:rPr>
                <w:color w:val="auto"/>
                <w:sz w:val="19"/>
                <w:szCs w:val="19"/>
                <w:lang w:val="en-US"/>
              </w:rPr>
              <w:t>dhavi</w:t>
            </w:r>
            <w:r w:rsidRPr="6D953DEE" w:rsidR="6D953DEE">
              <w:rPr>
                <w:color w:val="auto"/>
                <w:sz w:val="19"/>
                <w:szCs w:val="19"/>
                <w:lang w:val="en-US"/>
              </w:rPr>
              <w:t xml:space="preserve"> Chandrasekara</w:t>
            </w:r>
          </w:p>
        </w:tc>
      </w:tr>
      <w:tr w:rsidTr="6D953DEE" w14:paraId="36E4F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2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CDF80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Reviewed By</w:t>
            </w:r>
          </w:p>
        </w:tc>
        <w:tc>
          <w:tcPr>
            <w:tcW w:w="6103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88F6C">
            <w:pPr>
              <w:spacing w:before="60" w:after="60"/>
              <w:rPr>
                <w:color w:val="auto"/>
              </w:rPr>
            </w:pPr>
            <w:r w:rsidRPr="6D953DEE" w:rsidR="6D953DEE">
              <w:rPr>
                <w:color w:val="auto"/>
                <w:sz w:val="19"/>
                <w:szCs w:val="19"/>
              </w:rPr>
              <w:t>Surya Pratap (Senior Consultant-Digital Mair Group) - Pending formal review</w:t>
            </w:r>
            <w:commentRangeStart w:id="1550054712"/>
            <w:commentRangeStart w:id="907143531"/>
            <w:commentRangeEnd w:id="1550054712"/>
            <w:r>
              <w:rPr>
                <w:rStyle w:val="CommentReference"/>
              </w:rPr>
              <w:commentReference w:id="1550054712"/>
            </w:r>
            <w:commentRangeEnd w:id="907143531"/>
            <w:r>
              <w:rPr>
                <w:rStyle w:val="CommentReference"/>
              </w:rPr>
              <w:commentReference w:id="907143531"/>
            </w:r>
          </w:p>
        </w:tc>
      </w:tr>
      <w:tr w:rsidTr="6D953DEE" w14:paraId="3929B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2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4D4B7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Status</w:t>
            </w:r>
          </w:p>
        </w:tc>
        <w:tc>
          <w:tcPr>
            <w:tcW w:w="6103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45805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DRAFT - Discovery Phase.</w:t>
            </w:r>
            <w:r>
              <w:rPr>
                <w:rFonts w:hint="default"/>
                <w:color w:val="222222"/>
                <w:sz w:val="19"/>
                <w:szCs w:val="19"/>
                <w:lang w:val="en-US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Pending operations team review</w:t>
            </w:r>
          </w:p>
        </w:tc>
      </w:tr>
      <w:tr w:rsidR="6D953DEE" w:rsidTr="6D953DEE" w14:paraId="4DBD4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/>
        </w:trPr>
        <w:tc>
          <w:tcPr>
            <w:tcW w:w="2042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8CCA73" w:rsidP="6D953DEE" w:rsidRDefault="438CCA73" w14:paraId="58527124" w14:textId="0DD0DC91">
            <w:pPr>
              <w:pStyle w:val="1"/>
              <w:rPr>
                <w:color w:val="222222"/>
                <w:sz w:val="19"/>
                <w:szCs w:val="19"/>
              </w:rPr>
            </w:pPr>
            <w:r w:rsidRPr="6D953DEE" w:rsidR="438CCA73">
              <w:rPr>
                <w:color w:val="222222"/>
                <w:sz w:val="19"/>
                <w:szCs w:val="19"/>
              </w:rPr>
              <w:t>Approver</w:t>
            </w:r>
          </w:p>
        </w:tc>
        <w:tc>
          <w:tcPr>
            <w:tcW w:w="6103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8CCA73" w:rsidP="6D953DEE" w:rsidRDefault="438CCA73" w14:paraId="50226653" w14:textId="75D2C649">
            <w:pPr>
              <w:pStyle w:val="17"/>
              <w:numPr>
                <w:ilvl w:val="0"/>
                <w:numId w:val="5"/>
              </w:numPr>
              <w:rPr>
                <w:color w:val="222222"/>
                <w:sz w:val="19"/>
                <w:szCs w:val="19"/>
              </w:rPr>
            </w:pPr>
            <w:r w:rsidRPr="6D953DEE" w:rsidR="438CCA73">
              <w:rPr>
                <w:color w:val="222222"/>
                <w:sz w:val="19"/>
                <w:szCs w:val="19"/>
              </w:rPr>
              <w:t xml:space="preserve">Surya </w:t>
            </w:r>
            <w:r w:rsidRPr="6D953DEE" w:rsidR="2D822E59">
              <w:rPr>
                <w:color w:val="222222"/>
                <w:sz w:val="19"/>
                <w:szCs w:val="19"/>
              </w:rPr>
              <w:t>Pratap</w:t>
            </w:r>
          </w:p>
          <w:p w:rsidR="4150A656" w:rsidP="6D953DEE" w:rsidRDefault="4150A656" w14:paraId="0E9E6019" w14:textId="7C695279">
            <w:pPr>
              <w:pStyle w:val="17"/>
              <w:numPr>
                <w:ilvl w:val="0"/>
                <w:numId w:val="5"/>
              </w:numPr>
              <w:rPr>
                <w:color w:val="222222"/>
                <w:sz w:val="19"/>
                <w:szCs w:val="19"/>
              </w:rPr>
            </w:pPr>
            <w:r w:rsidRPr="6D953DEE" w:rsidR="4150A656">
              <w:rPr>
                <w:color w:val="222222"/>
                <w:sz w:val="19"/>
                <w:szCs w:val="19"/>
              </w:rPr>
              <w:t>Nakul Chauhan</w:t>
            </w:r>
          </w:p>
        </w:tc>
      </w:tr>
    </w:tbl>
    <w:p w14:paraId="444F6588">
      <w:pPr>
        <w:spacing w:before="200" w:after="100"/>
      </w:pPr>
    </w:p>
    <w:p w14:paraId="0C9C16F0">
      <w:pPr>
        <w:spacing w:before="80" w:after="60"/>
        <w:jc w:val="center"/>
      </w:pPr>
      <w:r>
        <w:rPr>
          <w:i/>
          <w:iCs/>
          <w:color w:val="595959"/>
          <w:sz w:val="18"/>
          <w:szCs w:val="18"/>
        </w:rPr>
        <w:t>CONFIDENTIAL - This document contains proprietary and sensitive business information. Distribution is restricted to named project stakeholders only.</w:t>
      </w:r>
    </w:p>
    <w:p w14:paraId="12014AF9">
      <w:pPr>
        <w:spacing w:before="1200"/>
      </w:pPr>
    </w:p>
    <w:p w:rsidP="5642C6DA" w14:paraId="5A5E58EF" w14:textId="4CE14DDD">
      <w:pPr>
        <w:pStyle w:val="1"/>
        <w:spacing w:before="1200"/>
      </w:pPr>
    </w:p>
    <w:p w:rsidR="5642C6DA" w:rsidP="5642C6DA" w:rsidRDefault="5642C6DA" w14:paraId="41BC5D56" w14:textId="43EB6176">
      <w:pPr>
        <w:pStyle w:val="1"/>
        <w:spacing w:before="1200"/>
      </w:pPr>
    </w:p>
    <w:p w14:paraId="32BFBBA0">
      <w:pPr>
        <w:numPr>
          <w:ilvl w:val="0"/>
          <w:numId w:val="1"/>
        </w:numPr>
        <w:pBdr>
          <w:bottom w:val="single" w:color="1F4E79" w:sz="6" w:space="2"/>
        </w:pBdr>
        <w:spacing w:before="280" w:after="100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>Introduction</w:t>
      </w:r>
    </w:p>
    <w:p w14:paraId="317FEEF9">
      <w:pPr>
        <w:spacing w:before="180" w:after="80"/>
      </w:pPr>
      <w:r>
        <w:rPr>
          <w:b/>
          <w:bCs/>
          <w:color w:val="2E75B6"/>
          <w:sz w:val="24"/>
          <w:szCs w:val="24"/>
        </w:rPr>
        <w:t>1.1 Purpose</w:t>
      </w:r>
    </w:p>
    <w:p w:rsidP="6D953DEE" w14:paraId="64B21642">
      <w:pPr>
        <w:pStyle w:val="1"/>
      </w:pPr>
      <w:r w:rsidRPr="6D953DEE" w:rsidR="6D953DEE">
        <w:rPr>
          <w:color w:val="222222"/>
        </w:rPr>
        <w:t xml:space="preserve">This Business Requirement Document (BRD) defines the functional and non-functional requirements for the redesign and re-implementation of the </w:t>
      </w:r>
      <w:r w:rsidRPr="6D953DEE" w:rsidR="6D953DEE">
        <w:rPr>
          <w:color w:val="222222"/>
        </w:rPr>
        <w:t>Alwarra</w:t>
      </w:r>
      <w:r w:rsidRPr="6D953DEE" w:rsidR="6D953DEE">
        <w:rPr>
          <w:color w:val="222222"/>
        </w:rPr>
        <w:t xml:space="preserve"> NOC (No Objection Certificate) Portal. It serves as the formal agreement between the client (</w:t>
      </w:r>
      <w:r w:rsidRPr="6D953DEE" w:rsidR="6D953DEE">
        <w:rPr>
          <w:color w:val="222222"/>
        </w:rPr>
        <w:t>Alwarra</w:t>
      </w:r>
      <w:r w:rsidRPr="6D953DEE" w:rsidR="6D953DEE">
        <w:rPr>
          <w:color w:val="222222"/>
        </w:rPr>
        <w:t xml:space="preserve"> / Mair IT) and the vendor (</w:t>
      </w:r>
      <w:r w:rsidRPr="6D953DEE" w:rsidR="6D953DEE">
        <w:rPr>
          <w:rPrChange w:author="Surya Pratap" w:date="2026-05-05T12:42:08.097Z" w16du:dateUtc="2026-05-05T12:42:08.097Z" w:id="1971152837">
            <w:rPr>
              <w:color w:val="222222"/>
            </w:rPr>
          </w:rPrChange>
        </w:rPr>
        <w:t>Kellton</w:t>
      </w:r>
      <w:r w:rsidRPr="6D953DEE" w:rsidR="6D953DEE">
        <w:rPr>
          <w:color w:val="222222"/>
        </w:rPr>
        <w:t xml:space="preserve">) on the scope, </w:t>
      </w:r>
      <w:r w:rsidRPr="6D953DEE" w:rsidR="6D953DEE">
        <w:rPr>
          <w:color w:val="222222"/>
        </w:rPr>
        <w:t>objectives</w:t>
      </w:r>
      <w:r w:rsidRPr="6D953DEE" w:rsidR="6D953DEE">
        <w:rPr>
          <w:color w:val="222222"/>
        </w:rPr>
        <w:t xml:space="preserve">, and expected outcomes of the new portal. This document provides the foundation for the Product Requirements Document (PRD), system design, and </w:t>
      </w:r>
      <w:r w:rsidRPr="6D953DEE" w:rsidR="6D953DEE">
        <w:rPr>
          <w:color w:val="222222"/>
        </w:rPr>
        <w:t>subsequent</w:t>
      </w:r>
      <w:r w:rsidRPr="6D953DEE" w:rsidR="6D953DEE">
        <w:rPr>
          <w:color w:val="222222"/>
        </w:rPr>
        <w:t xml:space="preserve"> development phases.</w:t>
      </w:r>
    </w:p>
    <w:p w14:paraId="121D0236">
      <w:pPr>
        <w:spacing w:before="60" w:after="60"/>
      </w:pPr>
    </w:p>
    <w:p w14:paraId="5378E19C">
      <w:pPr>
        <w:spacing w:before="180" w:after="80"/>
      </w:pPr>
      <w:r>
        <w:rPr>
          <w:b/>
          <w:bCs/>
          <w:color w:val="2E75B6"/>
          <w:sz w:val="24"/>
          <w:szCs w:val="24"/>
        </w:rPr>
        <w:t>1.2 Background</w:t>
      </w:r>
    </w:p>
    <w:p w14:paraId="6C28DF69" w14:textId="3D918C6E">
      <w:pPr>
        <w:spacing w:before="60" w:after="40"/>
      </w:pPr>
      <w:r w:rsidRPr="6D953DEE" w:rsidR="6D953DEE">
        <w:rPr>
          <w:color w:val="222222"/>
        </w:rPr>
        <w:t xml:space="preserve">The existing </w:t>
      </w:r>
      <w:r w:rsidRPr="6D953DEE" w:rsidR="6D953DEE">
        <w:rPr>
          <w:color w:val="222222"/>
        </w:rPr>
        <w:t>Alwarra</w:t>
      </w:r>
      <w:r w:rsidRPr="6D953DEE" w:rsidR="6D953DEE">
        <w:rPr>
          <w:color w:val="222222"/>
        </w:rPr>
        <w:t xml:space="preserve"> NOC Portal has accumulated significant technical debt and operational limitations. Performance degradation led to a database split-by-year workaround, resulting in two fragmented dashboards (Old/New) that confuse users and complicate data management. The portal lacks a formal Role-Based Access Control (RBAC) system, requiring IT to manually edit the database for every role change. Core </w:t>
      </w:r>
      <w:r w:rsidRPr="6D953DEE" w:rsidR="254DA862">
        <w:rPr>
          <w:color w:val="222222"/>
        </w:rPr>
        <w:t>integrations</w:t>
      </w:r>
      <w:r w:rsidRPr="6D953DEE" w:rsidR="6D953DEE">
        <w:rPr>
          <w:color w:val="222222"/>
        </w:rPr>
        <w:t xml:space="preserve"> (ADP API for vehicle verification, CICPA for barcode submission) are either broken or absent. The user experience is poor - navigation is cluttered, the system is effectively English-only in </w:t>
      </w:r>
      <w:r w:rsidRPr="6D953DEE" w:rsidR="6D953DEE">
        <w:rPr>
          <w:color w:val="222222"/>
        </w:rPr>
        <w:t>a predominantly Arabic-speaking</w:t>
      </w:r>
      <w:r w:rsidRPr="6D953DEE" w:rsidR="6D953DEE">
        <w:rPr>
          <w:color w:val="222222"/>
        </w:rPr>
        <w:t xml:space="preserve"> environment, and clients must rely on phone and email to track request status. The new portal is a full redesign - not a patch - intended to </w:t>
      </w:r>
      <w:r w:rsidRPr="6D953DEE" w:rsidR="6D953DEE">
        <w:rPr>
          <w:color w:val="222222"/>
        </w:rPr>
        <w:t>establish</w:t>
      </w:r>
      <w:r w:rsidRPr="6D953DEE" w:rsidR="6D953DEE">
        <w:rPr>
          <w:color w:val="222222"/>
        </w:rPr>
        <w:t xml:space="preserve"> a performance, scalable, and Arabic-first system of record for all NOC operations.</w:t>
      </w:r>
    </w:p>
    <w:p w14:paraId="583C5E6A">
      <w:pPr>
        <w:spacing w:before="60" w:after="60"/>
      </w:pPr>
    </w:p>
    <w:p w14:paraId="7299EE47">
      <w:pPr>
        <w:spacing w:before="180" w:after="80"/>
      </w:pPr>
      <w:r>
        <w:rPr>
          <w:b/>
          <w:bCs/>
          <w:color w:val="2E75B6"/>
          <w:sz w:val="24"/>
          <w:szCs w:val="24"/>
        </w:rPr>
        <w:t>1.3 Document Conventions</w:t>
      </w:r>
    </w:p>
    <w:tbl>
      <w:tblPr>
        <w:tblStyle w:val="9"/>
        <w:tblW w:w="9010" w:type="dxa"/>
        <w:tblInd w:w="7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95"/>
        <w:gridCol w:w="7715"/>
      </w:tblGrid>
      <w:tr w:rsidTr="6D953DEE" w14:paraId="59792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29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12C99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Term / Abbreviation</w:t>
            </w:r>
          </w:p>
        </w:tc>
        <w:tc>
          <w:tcPr>
            <w:tcW w:w="771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9245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Tr="6D953DEE" w14:paraId="588FC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59FC7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NOC</w:t>
            </w:r>
          </w:p>
        </w:tc>
        <w:tc>
          <w:tcPr>
            <w:tcW w:w="771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860E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No Objection Certificate - the primary permit type processed through this portal</w:t>
            </w:r>
          </w:p>
        </w:tc>
      </w:tr>
      <w:tr w:rsidTr="6D953DEE" w14:paraId="13E93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B571A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PRO</w:t>
            </w:r>
          </w:p>
        </w:tc>
        <w:tc>
          <w:tcPr>
            <w:tcW w:w="771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54D4F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Public Relations Officer - client-side team member who submits NOC requests on behalf of a company</w:t>
            </w:r>
          </w:p>
        </w:tc>
      </w:tr>
      <w:tr w:rsidTr="6D953DEE" w14:paraId="5A5AF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49591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Controller</w:t>
            </w:r>
          </w:p>
        </w:tc>
        <w:tc>
          <w:tcPr>
            <w:tcW w:w="771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AE9D8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Mid-tier admin role (previously referred to as 'Admin') - manages Staff side and Client/PRO side</w:t>
            </w:r>
          </w:p>
        </w:tc>
      </w:tr>
      <w:tr w:rsidTr="6D953DEE" w14:paraId="256C3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37D87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LOA</w:t>
            </w:r>
          </w:p>
        </w:tc>
        <w:tc>
          <w:tcPr>
            <w:tcW w:w="771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147F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Letter of Authority - external document from National Guard Security; required at the start of each NOC request</w:t>
            </w:r>
          </w:p>
        </w:tc>
      </w:tr>
      <w:tr w:rsidTr="6D953DEE" w14:paraId="0D4B6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33973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RBAC</w:t>
            </w:r>
          </w:p>
        </w:tc>
        <w:tc>
          <w:tcPr>
            <w:tcW w:w="771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0E883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Role-Based Access Control - system for controlling user access by role and module</w:t>
            </w:r>
          </w:p>
        </w:tc>
      </w:tr>
      <w:tr w:rsidTr="6D953DEE" w14:paraId="70EEE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56B18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PRD</w:t>
            </w:r>
          </w:p>
        </w:tc>
        <w:tc>
          <w:tcPr>
            <w:tcW w:w="771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12B9C" w14:textId="4CA5CD11">
            <w:pPr>
              <w:spacing w:before="60" w:after="60"/>
            </w:pPr>
            <w:r w:rsidRPr="6D953DEE" w:rsidR="6D953DEE">
              <w:rPr>
                <w:color w:val="222222"/>
                <w:sz w:val="19"/>
                <w:szCs w:val="19"/>
              </w:rPr>
              <w:t>Product Requirements Document - screen-wise document to be produced by the vendor team</w:t>
            </w:r>
          </w:p>
        </w:tc>
      </w:tr>
      <w:tr w:rsidTr="6D953DEE" w14:paraId="0C09D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D6B83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BRD</w:t>
            </w:r>
          </w:p>
        </w:tc>
        <w:tc>
          <w:tcPr>
            <w:tcW w:w="771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51B62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Business Requirement Document - this document</w:t>
            </w:r>
          </w:p>
        </w:tc>
      </w:tr>
      <w:tr w:rsidTr="6D953DEE" w14:paraId="7EF8A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FB10F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SLA</w:t>
            </w:r>
          </w:p>
        </w:tc>
        <w:tc>
          <w:tcPr>
            <w:tcW w:w="771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CBA99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Service Level Agreement - time-based performance threshold per request stage</w:t>
            </w:r>
          </w:p>
        </w:tc>
      </w:tr>
      <w:tr w:rsidTr="6D953DEE" w14:paraId="2E0AF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E67D8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SAP B1</w:t>
            </w:r>
          </w:p>
        </w:tc>
        <w:tc>
          <w:tcPr>
            <w:tcW w:w="771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90EE2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SAP Business One - ERP system used for financial posting, credit notes, and invoice generation</w:t>
            </w:r>
          </w:p>
        </w:tc>
      </w:tr>
      <w:tr w:rsidTr="6D953DEE" w14:paraId="28763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773AE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UAE Pass</w:t>
            </w:r>
          </w:p>
        </w:tc>
        <w:tc>
          <w:tcPr>
            <w:tcW w:w="771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6E1B3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UAE government digital identity SSO platform authenticated via Emirates ID</w:t>
            </w:r>
          </w:p>
        </w:tc>
      </w:tr>
      <w:tr w:rsidTr="6D953DEE" w14:paraId="03D5F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A466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ADP API</w:t>
            </w:r>
          </w:p>
        </w:tc>
        <w:tc>
          <w:tcPr>
            <w:tcW w:w="771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A3BA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Abu Dhabi Police API - used for vehicle list and permit verification</w:t>
            </w:r>
          </w:p>
        </w:tc>
      </w:tr>
      <w:tr w:rsidTr="6D953DEE" w14:paraId="52990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2E35D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CICPA</w:t>
            </w:r>
          </w:p>
        </w:tc>
        <w:tc>
          <w:tcPr>
            <w:tcW w:w="771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CCE4B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Customs Integration for offshore bar-code and submission tracking</w:t>
            </w:r>
          </w:p>
        </w:tc>
      </w:tr>
      <w:tr w:rsidTr="6D953DEE" w14:paraId="7414F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52959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RACI</w:t>
            </w:r>
          </w:p>
        </w:tc>
        <w:tc>
          <w:tcPr>
            <w:tcW w:w="771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225D5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Responsible, Accountable, Consulted, Informed - stakeholder responsibility matrix</w:t>
            </w:r>
          </w:p>
        </w:tc>
      </w:tr>
      <w:tr w:rsidTr="6D953DEE" w14:paraId="3C1FA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558D8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RTL</w:t>
            </w:r>
          </w:p>
        </w:tc>
        <w:tc>
          <w:tcPr>
            <w:tcW w:w="771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91052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Right-to-Left - text direction required for Arabic language rendering</w:t>
            </w:r>
          </w:p>
        </w:tc>
      </w:tr>
      <w:tr w:rsidTr="6D953DEE" w14:paraId="7E3C4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5C866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AS-IS</w:t>
            </w:r>
          </w:p>
        </w:tc>
        <w:tc>
          <w:tcPr>
            <w:tcW w:w="771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183AF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Current state of the existing system and processes</w:t>
            </w:r>
          </w:p>
        </w:tc>
      </w:tr>
      <w:tr w:rsidTr="6D953DEE" w14:paraId="46174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1E3E5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TO-BE</w:t>
            </w:r>
          </w:p>
        </w:tc>
        <w:tc>
          <w:tcPr>
            <w:tcW w:w="771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2D053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Proposed future state of the redesigned system</w:t>
            </w:r>
          </w:p>
        </w:tc>
      </w:tr>
    </w:tbl>
    <w:p w14:paraId="0B46E1CA">
      <w:pPr>
        <w:pBdr>
          <w:bottom w:val="single" w:color="2E75B6" w:sz="8" w:space="2"/>
        </w:pBdr>
        <w:spacing w:before="200" w:after="120"/>
      </w:pPr>
    </w:p>
    <w:p w14:paraId="1FF97C29">
      <w:pPr>
        <w:pBdr>
          <w:bottom w:val="single" w:color="1F4E79" w:sz="6" w:space="2"/>
        </w:pBdr>
        <w:spacing w:before="280" w:after="100"/>
      </w:pPr>
      <w:r>
        <w:rPr>
          <w:b/>
          <w:bCs/>
          <w:color w:val="1F4E79"/>
          <w:sz w:val="28"/>
          <w:szCs w:val="28"/>
        </w:rPr>
        <w:t>2. Business Objectives</w:t>
      </w:r>
    </w:p>
    <w:p w14:paraId="581BC3B8">
      <w:pPr>
        <w:spacing w:before="60" w:after="40"/>
        <w:rPr>
          <w:color w:val="222222"/>
        </w:rPr>
      </w:pPr>
      <w:r>
        <w:rPr>
          <w:color w:val="222222"/>
        </w:rPr>
        <w:t>The following objectives define the high-level business outcomes this project must achieve. Each objective is tagged with a unique ID for traceability to requirements in Section 7.</w:t>
      </w:r>
    </w:p>
    <w:p w14:paraId="754A4A88">
      <w:pPr>
        <w:spacing w:before="60" w:after="40"/>
        <w:rPr>
          <w:color w:val="222222"/>
        </w:rPr>
      </w:pPr>
    </w:p>
    <w:tbl>
      <w:tblPr>
        <w:tblStyle w:val="9"/>
        <w:tblW w:w="9030" w:type="dxa"/>
        <w:tblInd w:w="7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90"/>
        <w:gridCol w:w="7740"/>
      </w:tblGrid>
      <w:tr w:rsidTr="6D953DEE" w14:paraId="1062B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B7ED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74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11E5B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Business Objective</w:t>
            </w:r>
          </w:p>
        </w:tc>
      </w:tr>
      <w:tr w:rsidTr="6D953DEE" w14:paraId="38547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D737E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BO-01</w:t>
            </w:r>
          </w:p>
        </w:tc>
        <w:tc>
          <w:tcPr>
            <w:tcW w:w="774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35500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Replace the existing Alwarra NOC portal with a redesigned, performative, and scalable system that eliminates the legacy database year-split workaround and unifies the onshore and offshore data views.</w:t>
            </w:r>
          </w:p>
        </w:tc>
      </w:tr>
      <w:tr w:rsidTr="6D953DEE" w14:paraId="7F893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0C8AE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BO-02</w:t>
            </w:r>
          </w:p>
        </w:tc>
        <w:tc>
          <w:tcPr>
            <w:tcW w:w="774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89B4A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Implement a robust Role-Based Access Control (RBAC) system covering Super Admin, Controller (Admin), Staff, Client, and PRO roles, with granular module-level visibility control per user.</w:t>
            </w:r>
          </w:p>
        </w:tc>
      </w:tr>
      <w:tr w:rsidTr="6D953DEE" w14:paraId="79B88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D96C3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BO-03</w:t>
            </w:r>
          </w:p>
        </w:tc>
        <w:tc>
          <w:tcPr>
            <w:tcW w:w="774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35F58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Deliver a fully configurable, dynamic 10-stage NOC request approval workflow that eliminates hard-coded stages and reduces the IT effort required to manage process changes.</w:t>
            </w:r>
          </w:p>
        </w:tc>
      </w:tr>
      <w:tr w:rsidTr="6D953DEE" w14:paraId="2DFF2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F18DC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BO-04</w:t>
            </w:r>
          </w:p>
        </w:tc>
        <w:tc>
          <w:tcPr>
            <w:tcW w:w="774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45549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Integrate with SAP B1 for automated financial posting, credit note handling, and invoice generation, eliminating manual finance reconciliation and improving invoice quality.</w:t>
            </w:r>
          </w:p>
        </w:tc>
      </w:tr>
      <w:tr w:rsidTr="6D953DEE" w14:paraId="11D25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6303C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BO-05</w:t>
            </w:r>
          </w:p>
        </w:tc>
        <w:tc>
          <w:tcPr>
            <w:tcW w:w="774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3065A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Deliver an Arabic-first, bilingual (Arabic + English) user interface with full RTL layout support, ensuring the portal is accessible and compliant for all UAE-based users.</w:t>
            </w:r>
          </w:p>
        </w:tc>
      </w:tr>
      <w:tr w:rsidTr="6D953DEE" w14:paraId="6F340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FE993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BO-06</w:t>
            </w:r>
          </w:p>
        </w:tc>
        <w:tc>
          <w:tcPr>
            <w:tcW w:w="774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863E4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Implement UAE Pass SSO integration to allow users to authenticate via their Emirates ID, aligned with UAE government digital identity standards.</w:t>
            </w:r>
          </w:p>
        </w:tc>
      </w:tr>
      <w:tr w:rsidTr="6D953DEE" w14:paraId="49D74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83B40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BO-07</w:t>
            </w:r>
          </w:p>
        </w:tc>
        <w:tc>
          <w:tcPr>
            <w:tcW w:w="774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EFBAA" w14:textId="02D86FE7">
            <w:pPr>
              <w:spacing w:before="60" w:after="60"/>
            </w:pPr>
            <w:r w:rsidRPr="6D953DEE" w:rsidR="6D953DEE">
              <w:rPr>
                <w:color w:val="222222"/>
                <w:sz w:val="19"/>
                <w:szCs w:val="19"/>
              </w:rPr>
              <w:t>Provide real-time request tracking, SLA monitoring,</w:t>
            </w:r>
            <w:r w:rsidRPr="6D953DEE" w:rsidR="611926C6">
              <w:rPr>
                <w:color w:val="222222"/>
                <w:sz w:val="19"/>
                <w:szCs w:val="19"/>
              </w:rPr>
              <w:t xml:space="preserve"> Employee Performance,</w:t>
            </w:r>
            <w:r w:rsidRPr="6D953DEE" w:rsidR="6D953DEE">
              <w:rPr>
                <w:color w:val="222222"/>
                <w:sz w:val="19"/>
                <w:szCs w:val="19"/>
              </w:rPr>
              <w:t xml:space="preserve"> </w:t>
            </w:r>
            <w:r w:rsidRPr="6D953DEE" w:rsidR="6D953DEE">
              <w:rPr>
                <w:color w:val="222222"/>
                <w:sz w:val="19"/>
                <w:szCs w:val="19"/>
              </w:rPr>
              <w:t>automated breach alerts, and role-based analytical dashboards to enable data-driven operational management.</w:t>
            </w:r>
          </w:p>
        </w:tc>
      </w:tr>
      <w:tr w:rsidTr="6D953DEE" w14:paraId="75DE5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6BD6E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BO-08</w:t>
            </w:r>
          </w:p>
        </w:tc>
        <w:tc>
          <w:tcPr>
            <w:tcW w:w="774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DA453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Integrate third-party systems (ADP API, CICPA, Alwarra Permits, bar-code validation, authority submission) to create a single, unified system of record for all NOC operations.</w:t>
            </w:r>
          </w:p>
        </w:tc>
      </w:tr>
      <w:tr w:rsidTr="6D953DEE" w14:paraId="73617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BA814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BO-09</w:t>
            </w:r>
          </w:p>
        </w:tc>
        <w:tc>
          <w:tcPr>
            <w:tcW w:w="774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35A13" w14:textId="1791DDF2">
            <w:pPr>
              <w:spacing w:before="60" w:after="60"/>
            </w:pPr>
            <w:r w:rsidRPr="6D953DEE" w:rsidR="6D953DEE">
              <w:rPr>
                <w:color w:val="222222"/>
                <w:sz w:val="19"/>
                <w:szCs w:val="19"/>
              </w:rPr>
              <w:t xml:space="preserve">Establish a structured, </w:t>
            </w:r>
            <w:r w:rsidRPr="6D953DEE" w:rsidR="7179BB71">
              <w:rPr>
                <w:color w:val="222222"/>
                <w:sz w:val="19"/>
                <w:szCs w:val="19"/>
              </w:rPr>
              <w:t>scalable, microservices</w:t>
            </w:r>
            <w:r w:rsidRPr="6D953DEE" w:rsidR="6D953DEE">
              <w:rPr>
                <w:color w:val="222222"/>
                <w:sz w:val="19"/>
                <w:szCs w:val="19"/>
              </w:rPr>
              <w:t>-based technical architecture with an API gateway layer and a cloud-based document storage solution to support future growth and AI/ML readiness.</w:t>
            </w:r>
          </w:p>
        </w:tc>
      </w:tr>
    </w:tbl>
    <w:p w14:paraId="506C443B">
      <w:pPr>
        <w:pBdr>
          <w:bottom w:val="single" w:color="1F4E79" w:sz="6" w:space="2"/>
        </w:pBdr>
        <w:spacing w:before="280" w:after="100"/>
      </w:pPr>
      <w:r>
        <w:rPr>
          <w:b/>
          <w:bCs/>
          <w:color w:val="1F4E79"/>
          <w:sz w:val="28"/>
          <w:szCs w:val="28"/>
        </w:rPr>
        <w:t>3. Stakeholders</w:t>
      </w:r>
    </w:p>
    <w:p w14:paraId="3D708F8F">
      <w:pPr>
        <w:spacing w:before="180" w:after="80"/>
      </w:pPr>
      <w:r>
        <w:rPr>
          <w:b/>
          <w:bCs/>
          <w:color w:val="2E75B6"/>
          <w:sz w:val="24"/>
          <w:szCs w:val="24"/>
        </w:rPr>
        <w:t>3.1 RACI Key</w:t>
      </w:r>
    </w:p>
    <w:tbl>
      <w:tblPr>
        <w:tblStyle w:val="9"/>
        <w:tblW w:w="9059" w:type="dxa"/>
        <w:tblInd w:w="66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0"/>
        <w:gridCol w:w="699"/>
        <w:gridCol w:w="7740"/>
      </w:tblGrid>
      <w:tr w14:paraId="4F219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62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5CB8C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8439" w:type="dxa"/>
            <w:gridSpan w:val="2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D024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14:paraId="57522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9" w:type="dxa"/>
            <w:gridSpan w:val="2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5ECCD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R</w:t>
            </w:r>
          </w:p>
        </w:tc>
        <w:tc>
          <w:tcPr>
            <w:tcW w:w="774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E9917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Responsible - does the work</w:t>
            </w:r>
          </w:p>
        </w:tc>
      </w:tr>
      <w:tr w14:paraId="03422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9" w:type="dxa"/>
            <w:gridSpan w:val="2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1909A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A</w:t>
            </w:r>
          </w:p>
        </w:tc>
        <w:tc>
          <w:tcPr>
            <w:tcW w:w="774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AE7CE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Accountable - owns the decision / outcome</w:t>
            </w:r>
          </w:p>
        </w:tc>
      </w:tr>
      <w:tr w14:paraId="52CF9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9" w:type="dxa"/>
            <w:gridSpan w:val="2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A6362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C</w:t>
            </w:r>
          </w:p>
        </w:tc>
        <w:tc>
          <w:tcPr>
            <w:tcW w:w="774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12EDA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Consulted - provides input</w:t>
            </w:r>
          </w:p>
        </w:tc>
      </w:tr>
      <w:tr w14:paraId="5C176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9" w:type="dxa"/>
            <w:gridSpan w:val="2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8614E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I</w:t>
            </w:r>
          </w:p>
        </w:tc>
        <w:tc>
          <w:tcPr>
            <w:tcW w:w="774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7463F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Informed - kept up to date</w:t>
            </w:r>
          </w:p>
        </w:tc>
      </w:tr>
    </w:tbl>
    <w:p w14:paraId="23D590F1">
      <w:pPr>
        <w:spacing w:before="180" w:after="80"/>
      </w:pPr>
      <w:r>
        <w:rPr>
          <w:b/>
          <w:bCs/>
          <w:color w:val="2E75B6"/>
          <w:sz w:val="24"/>
          <w:szCs w:val="24"/>
        </w:rPr>
        <w:t>3.2 RACI Matrix</w:t>
      </w:r>
    </w:p>
    <w:tbl>
      <w:tblPr>
        <w:tblStyle w:val="9"/>
        <w:tblW w:w="9060" w:type="dxa"/>
        <w:tblInd w:w="6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2"/>
        <w:gridCol w:w="1738"/>
        <w:gridCol w:w="1050"/>
        <w:gridCol w:w="130"/>
        <w:gridCol w:w="1110"/>
        <w:gridCol w:w="950"/>
        <w:gridCol w:w="1210"/>
        <w:gridCol w:w="930"/>
        <w:gridCol w:w="640"/>
      </w:tblGrid>
      <w:tr w:rsidTr="6D953DEE" w14:paraId="51C91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2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BA3A9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73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9B3D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 / Organization</w:t>
            </w:r>
          </w:p>
        </w:tc>
        <w:tc>
          <w:tcPr>
            <w:tcW w:w="1180" w:type="dxa"/>
            <w:gridSpan w:val="2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A27E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Registration</w:t>
            </w:r>
          </w:p>
        </w:tc>
        <w:tc>
          <w:tcPr>
            <w:tcW w:w="11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5718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NOC Workflow</w:t>
            </w:r>
          </w:p>
        </w:tc>
        <w:tc>
          <w:tcPr>
            <w:tcW w:w="95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A18FD">
            <w:pPr>
              <w:spacing w:before="60" w:after="60"/>
              <w:jc w:val="center"/>
              <w:rPr>
                <w:color w:val="C00000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RBAC Design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</w:t>
            </w:r>
          </w:p>
        </w:tc>
        <w:tc>
          <w:tcPr>
            <w:tcW w:w="12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448B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Integrations</w:t>
            </w:r>
          </w:p>
        </w:tc>
        <w:tc>
          <w:tcPr>
            <w:tcW w:w="93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7334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UI/UX Design</w:t>
            </w:r>
          </w:p>
        </w:tc>
        <w:tc>
          <w:tcPr>
            <w:tcW w:w="64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BC96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Sign-off</w:t>
            </w:r>
          </w:p>
        </w:tc>
      </w:tr>
      <w:tr w:rsidTr="6D953DEE" w14:paraId="436BA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2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6C8C5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Surya Pratap</w:t>
            </w:r>
          </w:p>
        </w:tc>
        <w:tc>
          <w:tcPr>
            <w:tcW w:w="173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13C8D5" w14:paraId="209FCC79" w14:textId="4BCF3E17">
            <w:pPr>
              <w:spacing w:before="60" w:after="60"/>
            </w:pPr>
            <w:r w:rsidRPr="3D13C8D5" w:rsidR="3D13C8D5">
              <w:rPr>
                <w:color w:val="222222"/>
                <w:sz w:val="19"/>
                <w:szCs w:val="19"/>
              </w:rPr>
              <w:t xml:space="preserve">Project Lead </w:t>
            </w:r>
            <w:r w:rsidRPr="3D13C8D5" w:rsidR="5642C6DA">
              <w:rPr>
                <w:color w:val="222222"/>
                <w:sz w:val="19"/>
                <w:szCs w:val="19"/>
              </w:rPr>
              <w:t>- Mair/IT</w:t>
            </w:r>
          </w:p>
        </w:tc>
        <w:tc>
          <w:tcPr>
            <w:tcW w:w="105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2ABB8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A</w:t>
            </w:r>
          </w:p>
        </w:tc>
        <w:tc>
          <w:tcPr>
            <w:tcW w:w="1240" w:type="dxa"/>
            <w:gridSpan w:val="2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43E5F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A</w:t>
            </w:r>
          </w:p>
        </w:tc>
        <w:tc>
          <w:tcPr>
            <w:tcW w:w="95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37F4F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A</w:t>
            </w:r>
          </w:p>
        </w:tc>
        <w:tc>
          <w:tcPr>
            <w:tcW w:w="12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F97DF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C</w:t>
            </w:r>
          </w:p>
        </w:tc>
        <w:tc>
          <w:tcPr>
            <w:tcW w:w="93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2FC2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A</w:t>
            </w:r>
          </w:p>
        </w:tc>
        <w:tc>
          <w:tcPr>
            <w:tcW w:w="64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A258E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A</w:t>
            </w:r>
          </w:p>
        </w:tc>
      </w:tr>
      <w:tr w:rsidTr="6D953DEE" w14:paraId="3FEDF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2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38508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Nakul Chauhan</w:t>
            </w:r>
          </w:p>
        </w:tc>
        <w:tc>
          <w:tcPr>
            <w:tcW w:w="173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DC798" w14:textId="355B8AA6">
            <w:pPr>
              <w:spacing w:before="60" w:after="60"/>
            </w:pPr>
            <w:r w:rsidRPr="6D953DEE" w:rsidR="375C8A0B">
              <w:rPr>
                <w:color w:val="222222"/>
                <w:sz w:val="19"/>
                <w:szCs w:val="19"/>
              </w:rPr>
              <w:t xml:space="preserve">Senior Cloud </w:t>
            </w:r>
            <w:r w:rsidRPr="6D953DEE" w:rsidR="657FAFD2">
              <w:rPr>
                <w:color w:val="222222"/>
                <w:sz w:val="19"/>
                <w:szCs w:val="19"/>
              </w:rPr>
              <w:t>Architect -</w:t>
            </w:r>
            <w:r w:rsidRPr="6D953DEE" w:rsidR="375C8A0B">
              <w:rPr>
                <w:color w:val="222222"/>
                <w:sz w:val="19"/>
                <w:szCs w:val="19"/>
              </w:rPr>
              <w:t xml:space="preserve"> Mair/IT</w:t>
            </w:r>
          </w:p>
        </w:tc>
        <w:tc>
          <w:tcPr>
            <w:tcW w:w="105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17E84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I</w:t>
            </w:r>
          </w:p>
        </w:tc>
        <w:tc>
          <w:tcPr>
            <w:tcW w:w="1240" w:type="dxa"/>
            <w:gridSpan w:val="2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DA76A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I</w:t>
            </w:r>
          </w:p>
        </w:tc>
        <w:tc>
          <w:tcPr>
            <w:tcW w:w="95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51AC7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I</w:t>
            </w:r>
          </w:p>
        </w:tc>
        <w:tc>
          <w:tcPr>
            <w:tcW w:w="12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81BEB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A</w:t>
            </w:r>
          </w:p>
        </w:tc>
        <w:tc>
          <w:tcPr>
            <w:tcW w:w="93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2B175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I</w:t>
            </w:r>
          </w:p>
        </w:tc>
        <w:tc>
          <w:tcPr>
            <w:tcW w:w="64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FFA76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I</w:t>
            </w:r>
          </w:p>
        </w:tc>
      </w:tr>
      <w:tr w:rsidTr="6D953DEE" w14:paraId="23C0D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2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581E2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Kushagra Tembe</w:t>
            </w:r>
          </w:p>
        </w:tc>
        <w:tc>
          <w:tcPr>
            <w:tcW w:w="173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6B382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Lead BA - Kellton (Vendor)</w:t>
            </w:r>
          </w:p>
        </w:tc>
        <w:tc>
          <w:tcPr>
            <w:tcW w:w="105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6D85D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R</w:t>
            </w:r>
          </w:p>
        </w:tc>
        <w:tc>
          <w:tcPr>
            <w:tcW w:w="1240" w:type="dxa"/>
            <w:gridSpan w:val="2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F8443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R</w:t>
            </w:r>
          </w:p>
        </w:tc>
        <w:tc>
          <w:tcPr>
            <w:tcW w:w="95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17D9F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R</w:t>
            </w:r>
          </w:p>
        </w:tc>
        <w:tc>
          <w:tcPr>
            <w:tcW w:w="12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5EB62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C</w:t>
            </w:r>
          </w:p>
        </w:tc>
        <w:tc>
          <w:tcPr>
            <w:tcW w:w="93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CCF92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C</w:t>
            </w:r>
          </w:p>
        </w:tc>
        <w:tc>
          <w:tcPr>
            <w:tcW w:w="64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21E65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I</w:t>
            </w:r>
          </w:p>
        </w:tc>
      </w:tr>
      <w:tr w:rsidTr="6D953DEE" w14:paraId="58499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2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EB566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Aadhavi Chandrasekar</w:t>
            </w:r>
          </w:p>
        </w:tc>
        <w:tc>
          <w:tcPr>
            <w:tcW w:w="173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0597A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Project Manager - Kellton</w:t>
            </w:r>
          </w:p>
        </w:tc>
        <w:tc>
          <w:tcPr>
            <w:tcW w:w="105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79E8C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I</w:t>
            </w:r>
          </w:p>
        </w:tc>
        <w:tc>
          <w:tcPr>
            <w:tcW w:w="1240" w:type="dxa"/>
            <w:gridSpan w:val="2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029E0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I</w:t>
            </w:r>
          </w:p>
        </w:tc>
        <w:tc>
          <w:tcPr>
            <w:tcW w:w="95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6C835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C</w:t>
            </w:r>
          </w:p>
        </w:tc>
        <w:tc>
          <w:tcPr>
            <w:tcW w:w="12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D2094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I</w:t>
            </w:r>
          </w:p>
        </w:tc>
        <w:tc>
          <w:tcPr>
            <w:tcW w:w="93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49665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C</w:t>
            </w:r>
          </w:p>
        </w:tc>
        <w:tc>
          <w:tcPr>
            <w:tcW w:w="64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1B7D7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R</w:t>
            </w:r>
          </w:p>
        </w:tc>
      </w:tr>
      <w:tr w:rsidTr="6D953DEE" w14:paraId="319E9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2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6777C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Pankaj Bisht</w:t>
            </w:r>
          </w:p>
        </w:tc>
        <w:tc>
          <w:tcPr>
            <w:tcW w:w="173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D3A67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Technical Architect - Kellton</w:t>
            </w:r>
          </w:p>
        </w:tc>
        <w:tc>
          <w:tcPr>
            <w:tcW w:w="105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D42C4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C</w:t>
            </w:r>
          </w:p>
        </w:tc>
        <w:tc>
          <w:tcPr>
            <w:tcW w:w="1240" w:type="dxa"/>
            <w:gridSpan w:val="2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5E632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C</w:t>
            </w:r>
          </w:p>
        </w:tc>
        <w:tc>
          <w:tcPr>
            <w:tcW w:w="95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DD884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C</w:t>
            </w:r>
          </w:p>
        </w:tc>
        <w:tc>
          <w:tcPr>
            <w:tcW w:w="12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8C292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R</w:t>
            </w:r>
          </w:p>
        </w:tc>
        <w:tc>
          <w:tcPr>
            <w:tcW w:w="93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C3532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I</w:t>
            </w:r>
          </w:p>
        </w:tc>
        <w:tc>
          <w:tcPr>
            <w:tcW w:w="64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DED01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I</w:t>
            </w:r>
          </w:p>
        </w:tc>
      </w:tr>
      <w:tr w:rsidTr="6D953DEE" w14:paraId="1DC54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2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B25DB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Dinesh Kumar</w:t>
            </w:r>
          </w:p>
        </w:tc>
        <w:tc>
          <w:tcPr>
            <w:tcW w:w="173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DD30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UI/UX Designer - Kellton</w:t>
            </w:r>
          </w:p>
        </w:tc>
        <w:tc>
          <w:tcPr>
            <w:tcW w:w="105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1901F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C</w:t>
            </w:r>
          </w:p>
        </w:tc>
        <w:tc>
          <w:tcPr>
            <w:tcW w:w="1240" w:type="dxa"/>
            <w:gridSpan w:val="2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A86FE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C</w:t>
            </w:r>
          </w:p>
        </w:tc>
        <w:tc>
          <w:tcPr>
            <w:tcW w:w="95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766D3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I</w:t>
            </w:r>
          </w:p>
        </w:tc>
        <w:tc>
          <w:tcPr>
            <w:tcW w:w="12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6A4F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I</w:t>
            </w:r>
          </w:p>
        </w:tc>
        <w:tc>
          <w:tcPr>
            <w:tcW w:w="93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C2B78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R</w:t>
            </w:r>
          </w:p>
        </w:tc>
        <w:tc>
          <w:tcPr>
            <w:tcW w:w="64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0237B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I</w:t>
            </w:r>
          </w:p>
        </w:tc>
      </w:tr>
      <w:tr w:rsidTr="6D953DEE" w14:paraId="3364E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2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53DBA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Kyslene Rodriguez</w:t>
            </w:r>
          </w:p>
        </w:tc>
        <w:tc>
          <w:tcPr>
            <w:tcW w:w="173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0FF13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Project Coordinator - Client (Alwarra)</w:t>
            </w:r>
          </w:p>
        </w:tc>
        <w:tc>
          <w:tcPr>
            <w:tcW w:w="105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062C9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I</w:t>
            </w:r>
          </w:p>
        </w:tc>
        <w:tc>
          <w:tcPr>
            <w:tcW w:w="1240" w:type="dxa"/>
            <w:gridSpan w:val="2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C7814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I</w:t>
            </w:r>
          </w:p>
        </w:tc>
        <w:tc>
          <w:tcPr>
            <w:tcW w:w="95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4B1CA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I</w:t>
            </w:r>
          </w:p>
        </w:tc>
        <w:tc>
          <w:tcPr>
            <w:tcW w:w="12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4A539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I</w:t>
            </w:r>
          </w:p>
        </w:tc>
        <w:tc>
          <w:tcPr>
            <w:tcW w:w="93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2E975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C</w:t>
            </w:r>
          </w:p>
        </w:tc>
        <w:tc>
          <w:tcPr>
            <w:tcW w:w="64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58048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C</w:t>
            </w:r>
          </w:p>
        </w:tc>
      </w:tr>
      <w:tr w:rsidTr="6D953DEE" w14:paraId="6B2DC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2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263B4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Fathi Elgamal</w:t>
            </w:r>
          </w:p>
        </w:tc>
        <w:tc>
          <w:tcPr>
            <w:tcW w:w="173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FFAF9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Stakeholder - Client (Alwarra)</w:t>
            </w:r>
          </w:p>
        </w:tc>
        <w:tc>
          <w:tcPr>
            <w:tcW w:w="105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08662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I</w:t>
            </w:r>
          </w:p>
        </w:tc>
        <w:tc>
          <w:tcPr>
            <w:tcW w:w="1240" w:type="dxa"/>
            <w:gridSpan w:val="2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BCB3C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I</w:t>
            </w:r>
          </w:p>
        </w:tc>
        <w:tc>
          <w:tcPr>
            <w:tcW w:w="95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599D2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I</w:t>
            </w:r>
          </w:p>
        </w:tc>
        <w:tc>
          <w:tcPr>
            <w:tcW w:w="12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0D6E9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I</w:t>
            </w:r>
          </w:p>
        </w:tc>
        <w:tc>
          <w:tcPr>
            <w:tcW w:w="93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9A83A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I</w:t>
            </w:r>
          </w:p>
        </w:tc>
        <w:tc>
          <w:tcPr>
            <w:tcW w:w="64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60E60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C</w:t>
            </w:r>
          </w:p>
        </w:tc>
      </w:tr>
      <w:tr w:rsidTr="6D953DEE" w14:paraId="249C5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2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FF30F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Salman Khan</w:t>
            </w:r>
          </w:p>
        </w:tc>
        <w:tc>
          <w:tcPr>
            <w:tcW w:w="173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DA45D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Design Reviewer - Client (Alwarra)</w:t>
            </w:r>
          </w:p>
        </w:tc>
        <w:tc>
          <w:tcPr>
            <w:tcW w:w="105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BE87E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I</w:t>
            </w:r>
          </w:p>
        </w:tc>
        <w:tc>
          <w:tcPr>
            <w:tcW w:w="1240" w:type="dxa"/>
            <w:gridSpan w:val="2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65E53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I</w:t>
            </w:r>
          </w:p>
        </w:tc>
        <w:tc>
          <w:tcPr>
            <w:tcW w:w="95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3BC19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I</w:t>
            </w:r>
          </w:p>
        </w:tc>
        <w:tc>
          <w:tcPr>
            <w:tcW w:w="12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4A22A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I</w:t>
            </w:r>
          </w:p>
        </w:tc>
        <w:tc>
          <w:tcPr>
            <w:tcW w:w="93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92716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C</w:t>
            </w:r>
          </w:p>
        </w:tc>
        <w:tc>
          <w:tcPr>
            <w:tcW w:w="64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F15A7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C</w:t>
            </w:r>
          </w:p>
        </w:tc>
      </w:tr>
      <w:tr w:rsidTr="6D953DEE" w14:paraId="43833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2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29B0E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Operations Team</w:t>
            </w:r>
          </w:p>
        </w:tc>
        <w:tc>
          <w:tcPr>
            <w:tcW w:w="173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196C4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Business Subject Matter Expert - Alwarra</w:t>
            </w:r>
          </w:p>
        </w:tc>
        <w:tc>
          <w:tcPr>
            <w:tcW w:w="105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3BE5A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C</w:t>
            </w:r>
          </w:p>
        </w:tc>
        <w:tc>
          <w:tcPr>
            <w:tcW w:w="1240" w:type="dxa"/>
            <w:gridSpan w:val="2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2E3AE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C</w:t>
            </w:r>
          </w:p>
        </w:tc>
        <w:tc>
          <w:tcPr>
            <w:tcW w:w="95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BE3E3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C</w:t>
            </w:r>
          </w:p>
        </w:tc>
        <w:tc>
          <w:tcPr>
            <w:tcW w:w="12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F561C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I</w:t>
            </w:r>
          </w:p>
        </w:tc>
        <w:tc>
          <w:tcPr>
            <w:tcW w:w="93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CCED5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I</w:t>
            </w:r>
          </w:p>
        </w:tc>
        <w:tc>
          <w:tcPr>
            <w:tcW w:w="64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007BA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C</w:t>
            </w:r>
          </w:p>
        </w:tc>
      </w:tr>
      <w:tr w:rsidTr="6D953DEE" w14:paraId="786C8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2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E22D4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Deepali Singhal</w:t>
            </w:r>
          </w:p>
        </w:tc>
        <w:tc>
          <w:tcPr>
            <w:tcW w:w="173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003B5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Delivery Lead - Vendor</w:t>
            </w:r>
          </w:p>
        </w:tc>
        <w:tc>
          <w:tcPr>
            <w:tcW w:w="105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636B4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I</w:t>
            </w:r>
          </w:p>
        </w:tc>
        <w:tc>
          <w:tcPr>
            <w:tcW w:w="1240" w:type="dxa"/>
            <w:gridSpan w:val="2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04F48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I</w:t>
            </w:r>
          </w:p>
        </w:tc>
        <w:tc>
          <w:tcPr>
            <w:tcW w:w="95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86F77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I</w:t>
            </w:r>
          </w:p>
        </w:tc>
        <w:tc>
          <w:tcPr>
            <w:tcW w:w="12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92F55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C</w:t>
            </w:r>
          </w:p>
        </w:tc>
        <w:tc>
          <w:tcPr>
            <w:tcW w:w="93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74D9B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I</w:t>
            </w:r>
          </w:p>
        </w:tc>
        <w:tc>
          <w:tcPr>
            <w:tcW w:w="64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CE76C">
            <w:pPr>
              <w:spacing w:before="60" w:after="60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C</w:t>
            </w:r>
          </w:p>
        </w:tc>
      </w:tr>
    </w:tbl>
    <w:p w14:paraId="04A5DD18">
      <w:pPr>
        <w:pBdr>
          <w:bottom w:val="single" w:color="2E75B6" w:sz="8" w:space="2"/>
        </w:pBdr>
        <w:spacing w:before="200" w:after="120"/>
      </w:pPr>
    </w:p>
    <w:p w14:paraId="0FFC4270">
      <w:pPr>
        <w:pBdr>
          <w:bottom w:val="single" w:color="1F4E79" w:sz="6" w:space="2"/>
        </w:pBdr>
        <w:spacing w:before="280" w:after="100"/>
      </w:pPr>
      <w:r>
        <w:rPr>
          <w:b/>
          <w:bCs/>
          <w:color w:val="1F4E79"/>
          <w:sz w:val="28"/>
          <w:szCs w:val="28"/>
        </w:rPr>
        <w:t>4. Current State / Problem Statement</w:t>
      </w:r>
    </w:p>
    <w:p w14:paraId="356406AE">
      <w:pPr>
        <w:spacing w:before="180" w:after="80"/>
      </w:pPr>
      <w:r>
        <w:rPr>
          <w:b/>
          <w:bCs/>
          <w:color w:val="2E75B6"/>
          <w:sz w:val="24"/>
          <w:szCs w:val="24"/>
        </w:rPr>
        <w:t>4.1 System Performance &amp; Data Architecture</w:t>
      </w:r>
    </w:p>
    <w:p w14:paraId="2AB25099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The database was split by year as a workaround for system slowness, creating two separate dashboards (Old/New). This is an architectural workaround, not a solution, and results in fragmented data views and user confusion.</w:t>
      </w:r>
    </w:p>
    <w:p w14:paraId="04A6C975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The current system is described as 'too slow' - performance is insufficient for the operational workload.</w:t>
      </w:r>
    </w:p>
    <w:p w14:paraId="654810BB">
      <w:pPr>
        <w:spacing w:before="180" w:after="80"/>
      </w:pPr>
      <w:r>
        <w:rPr>
          <w:b/>
          <w:bCs/>
          <w:color w:val="2E75B6"/>
          <w:sz w:val="24"/>
          <w:szCs w:val="24"/>
        </w:rPr>
        <w:t>4.2 Role-Based Access Control</w:t>
      </w:r>
    </w:p>
    <w:p w14:paraId="41161FAD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No RBAC system or module management UI exists. Role and module changes require direct database access by IT personnel.</w:t>
      </w:r>
    </w:p>
    <w:p w14:paraId="7AAEE537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All staff can access all stages regardless of their assigned role - no visibility control or access scoping.</w:t>
      </w:r>
    </w:p>
    <w:p w14:paraId="3D5FC77D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No 'Access Prohibited' message - staff navigating to unauthorized pages encounter broken or empty screens.</w:t>
      </w:r>
    </w:p>
    <w:p w14:paraId="18851F18">
      <w:pPr>
        <w:spacing w:before="180" w:after="80"/>
      </w:pPr>
      <w:r>
        <w:rPr>
          <w:b/>
          <w:bCs/>
          <w:color w:val="2E75B6"/>
          <w:sz w:val="24"/>
          <w:szCs w:val="24"/>
        </w:rPr>
        <w:t>4.3 Request Workflow Deficiencies</w:t>
      </w:r>
    </w:p>
    <w:p w14:paraId="1D02109C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No stage locking - multiple staff members can edit the same request stage simultaneously, causing conflicts and data integrity issues.</w:t>
      </w:r>
    </w:p>
    <w:p w14:paraId="3EC2E3FC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Stages are hard-coded and cannot be renamed, reordered, added, or deleted without IT development effort.</w:t>
      </w:r>
    </w:p>
    <w:p w14:paraId="62FEB889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Custom quotation override is misplaced in the Financial stage - a known bug. It should be available only at Quotation Verification stages.</w:t>
      </w:r>
    </w:p>
    <w:p w14:paraId="37F94B5D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No SLA tracking - delays are not flagged automatically. Admin monitors manually.</w:t>
      </w:r>
    </w:p>
    <w:p w14:paraId="74803A57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Rejection process is informal. No structured routing back to previous stage. No mandatory comment requirement.</w:t>
      </w:r>
    </w:p>
    <w:p w14:paraId="03B6B658">
      <w:pPr>
        <w:spacing w:before="180" w:after="80"/>
      </w:pPr>
      <w:r>
        <w:rPr>
          <w:b/>
          <w:bCs/>
          <w:color w:val="2E75B6"/>
          <w:sz w:val="24"/>
          <w:szCs w:val="24"/>
        </w:rPr>
        <w:t>4.4 User Experience &amp; Navigation</w:t>
      </w:r>
    </w:p>
    <w:p w14:paraId="7CD85876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Left navigation menu is cluttered and difficult to use. Hamburger collapse control positioned at the bottom of the menu, consuming excessive space.</w:t>
      </w:r>
    </w:p>
    <w:p w14:paraId="37D888FF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No global search - users must navigate between sections to find records.</w:t>
      </w:r>
    </w:p>
    <w:p w14:paraId="5EB969B6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System is effectively English-only - no Arabic language support, despite Arabic being the primary language for Alwarra's operational environment.</w:t>
      </w:r>
    </w:p>
    <w:p w14:paraId="175F0B4A">
      <w:pPr>
        <w:pStyle w:val="17"/>
        <w:numPr>
          <w:ilvl w:val="0"/>
          <w:numId w:val="2"/>
        </w:numPr>
        <w:spacing w:before="40" w:after="40"/>
        <w:rPr>
          <w:b/>
          <w:bCs/>
          <w:color w:val="2E75B6"/>
          <w:sz w:val="24"/>
          <w:szCs w:val="24"/>
        </w:rPr>
      </w:pPr>
      <w:r>
        <w:rPr>
          <w:color w:val="222222"/>
        </w:rPr>
        <w:t>Clients have no real-time request status visibility - must call or email admin to track progress.</w:t>
      </w:r>
    </w:p>
    <w:p w14:paraId="691B0CAF">
      <w:pPr>
        <w:spacing w:before="180" w:after="80"/>
      </w:pPr>
      <w:r>
        <w:rPr>
          <w:b/>
          <w:bCs/>
          <w:color w:val="2E75B6"/>
          <w:sz w:val="24"/>
          <w:szCs w:val="24"/>
        </w:rPr>
        <w:t>4.5 Integration Gaps</w:t>
      </w:r>
    </w:p>
    <w:p w14:paraId="2274CB90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ADP (Abu</w:t>
      </w:r>
      <w:r>
        <w:rPr>
          <w:rFonts w:hint="default"/>
          <w:color w:val="222222"/>
          <w:lang w:val="en-US"/>
        </w:rPr>
        <w:t>-</w:t>
      </w:r>
      <w:r>
        <w:rPr>
          <w:color w:val="222222"/>
        </w:rPr>
        <w:t>Dhabi Police) API for vehicle verification is expired and non-functional. Manual workaround in place.</w:t>
      </w:r>
    </w:p>
    <w:p w14:paraId="026B4D32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Bar-code upload requires a separate external system - no integration with the NOC portal.</w:t>
      </w:r>
    </w:p>
    <w:p w14:paraId="0E39B088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No SAP B1 integration - financial reconciliation and invoice generation are manual processes.</w:t>
      </w:r>
    </w:p>
    <w:p w14:paraId="5B2287B4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Invoice PDF is described as visually poor and inadequate for business purposes.</w:t>
      </w:r>
    </w:p>
    <w:p w14:paraId="7022C739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No UAE Pass SSO - government digital identity authentication is unavailable.</w:t>
      </w:r>
    </w:p>
    <w:p w14:paraId="012AD8D9">
      <w:pPr>
        <w:spacing w:before="180" w:after="80"/>
      </w:pPr>
      <w:r>
        <w:rPr>
          <w:b/>
          <w:bCs/>
          <w:color w:val="2E75B6"/>
          <w:sz w:val="24"/>
          <w:szCs w:val="24"/>
        </w:rPr>
        <w:t>4.6 Document &amp; Reporting Deficiencies</w:t>
      </w:r>
    </w:p>
    <w:p w14:paraId="2C857E20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Documents must be re-uploaded for every request - no document reuse or drive-style library.</w:t>
      </w:r>
    </w:p>
    <w:p w14:paraId="3DA85B3F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No self-service reporting for clients or staff - all reports manually generated by admin.</w:t>
      </w:r>
    </w:p>
    <w:p w14:paraId="1CFA1A25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Revenue dashboard is mislabeled as a dashboard rather than a report.</w:t>
      </w:r>
    </w:p>
    <w:p w14:paraId="7AE14E08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No employee performance tracking per request or stage.</w:t>
      </w:r>
    </w:p>
    <w:p w14:paraId="3F34368F">
      <w:pPr>
        <w:spacing w:before="180" w:after="80"/>
      </w:pPr>
      <w:r>
        <w:rPr>
          <w:b/>
          <w:bCs/>
          <w:color w:val="2E75B6"/>
          <w:sz w:val="24"/>
          <w:szCs w:val="24"/>
        </w:rPr>
        <w:t>4.7 Communication</w:t>
      </w:r>
    </w:p>
    <w:p w14:paraId="7D6B9468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No in-system notification mechanism - all client communications via phone and email.</w:t>
      </w:r>
    </w:p>
    <w:p w14:paraId="60F045A9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Bulk communications sent via external tools with no template management or send history.</w:t>
      </w:r>
    </w:p>
    <w:p w14:paraId="67A67271">
      <w:pPr>
        <w:pBdr>
          <w:bottom w:val="single" w:color="2E75B6" w:sz="8" w:space="2"/>
        </w:pBdr>
        <w:spacing w:before="200" w:after="120"/>
      </w:pPr>
    </w:p>
    <w:p w14:paraId="28647F52">
      <w:pPr>
        <w:pBdr>
          <w:bottom w:val="single" w:color="1F4E79" w:sz="6" w:space="2"/>
        </w:pBdr>
        <w:spacing w:before="280" w:after="100"/>
      </w:pPr>
      <w:r>
        <w:rPr>
          <w:b/>
          <w:bCs/>
          <w:color w:val="1F4E79"/>
          <w:sz w:val="28"/>
          <w:szCs w:val="28"/>
        </w:rPr>
        <w:t>5. Proposed Solution / Future State</w:t>
      </w:r>
    </w:p>
    <w:p w14:paraId="76403684">
      <w:pPr>
        <w:spacing w:before="60" w:after="40"/>
      </w:pPr>
      <w:r>
        <w:rPr>
          <w:color w:val="222222"/>
        </w:rPr>
        <w:t>The new Alwarra NOC Portal will be a fully redesigned system built on a micro-services architecture with an API gateway, cloud document storage, and a dual-database model (operational DB + materialized view reporting layer). The following capabilities define the target future state.</w:t>
      </w:r>
    </w:p>
    <w:p w14:paraId="2F8BF7C7">
      <w:pPr>
        <w:spacing w:before="180" w:after="80"/>
      </w:pPr>
      <w:r>
        <w:rPr>
          <w:b/>
          <w:bCs/>
          <w:color w:val="2E75B6"/>
          <w:sz w:val="24"/>
          <w:szCs w:val="24"/>
        </w:rPr>
        <w:t>5.</w:t>
      </w:r>
      <w:r>
        <w:rPr>
          <w:rFonts w:hint="default"/>
          <w:b/>
          <w:bCs/>
          <w:color w:val="2E75B6"/>
          <w:sz w:val="24"/>
          <w:szCs w:val="24"/>
          <w:lang w:val="en-US"/>
        </w:rPr>
        <w:t>1</w:t>
      </w:r>
      <w:r>
        <w:rPr>
          <w:b/>
          <w:bCs/>
          <w:color w:val="2E75B6"/>
          <w:sz w:val="24"/>
          <w:szCs w:val="24"/>
        </w:rPr>
        <w:t xml:space="preserve"> Authentication &amp; Security</w:t>
      </w:r>
    </w:p>
    <w:p w14:paraId="2CE2B8A1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UAE Pass SSO integration (Emirates ID authentication) with official government-certified icon.</w:t>
      </w:r>
    </w:p>
    <w:p w14:paraId="4B909D21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CAPTCHA on login. Account lockout after 4–5 failed attempts. Structured self-service unlock and forgot-password flows.</w:t>
      </w:r>
    </w:p>
    <w:p w14:paraId="401F9C20">
      <w:pPr>
        <w:spacing w:before="180" w:after="80"/>
      </w:pPr>
      <w:r>
        <w:rPr>
          <w:b/>
          <w:bCs/>
          <w:color w:val="2E75B6"/>
          <w:sz w:val="24"/>
          <w:szCs w:val="24"/>
        </w:rPr>
        <w:t>5.</w:t>
      </w:r>
      <w:r>
        <w:rPr>
          <w:rFonts w:hint="default"/>
          <w:b/>
          <w:bCs/>
          <w:color w:val="2E75B6"/>
          <w:sz w:val="24"/>
          <w:szCs w:val="24"/>
          <w:lang w:val="en-US"/>
        </w:rPr>
        <w:t>2</w:t>
      </w:r>
      <w:r>
        <w:rPr>
          <w:b/>
          <w:bCs/>
          <w:color w:val="2E75B6"/>
          <w:sz w:val="24"/>
          <w:szCs w:val="24"/>
        </w:rPr>
        <w:t xml:space="preserve"> User Registration &amp; On-boarding</w:t>
      </w:r>
    </w:p>
    <w:p w14:paraId="5FDAED2F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Structured 4-step registration form with Arabic + English support and admin approval workflow.</w:t>
      </w:r>
    </w:p>
    <w:p w:rsidP="6D953DEE" w14:paraId="18A5C131" w14:textId="4E321017">
      <w:pPr>
        <w:pStyle w:val="17"/>
        <w:numPr>
          <w:ilvl w:val="0"/>
          <w:numId w:val="2"/>
        </w:numPr>
        <w:spacing w:before="40" w:after="40"/>
        <w:rPr>
          <w:ins w:author="Surya Pratap" w:date="2026-05-05T13:06:17.59Z" w16du:dateUtc="2026-05-05T13:06:17.59Z" w:id="257467901"/>
          <w:color w:val="222222"/>
        </w:rPr>
      </w:pPr>
      <w:r w:rsidRPr="6D953DEE" w:rsidR="6D953DEE">
        <w:rPr>
          <w:color w:val="222222"/>
        </w:rPr>
        <w:t xml:space="preserve">Automated in-system notifications on approval. First-login PRO registration prompt. </w:t>
      </w:r>
    </w:p>
    <w:p w14:paraId="4E8F3DCC" w14:textId="2E532094">
      <w:pPr>
        <w:pStyle w:val="17"/>
        <w:numPr>
          <w:ilvl w:val="0"/>
          <w:numId w:val="2"/>
        </w:numPr>
        <w:spacing w:before="40" w:after="40"/>
        <w:rPr/>
      </w:pPr>
      <w:r w:rsidRPr="6D953DEE" w:rsidR="6D953DEE">
        <w:rPr>
          <w:color w:val="222222"/>
        </w:rPr>
        <w:t>Multiple PROs per company</w:t>
      </w:r>
      <w:ins w:author="Surya Pratap" w:date="2026-05-05T13:06:26.301Z" w16du:dateUtc="2026-05-05T13:06:26.301Z" w:id="1375659495">
        <w:r w:rsidRPr="6D953DEE" w:rsidR="152369B4">
          <w:rPr>
            <w:color w:val="222222"/>
          </w:rPr>
          <w:t xml:space="preserve"> and multiple companies per user also </w:t>
        </w:r>
      </w:ins>
      <w:r w:rsidRPr="6D953DEE" w:rsidR="6D953DEE">
        <w:rPr>
          <w:color w:val="222222"/>
        </w:rPr>
        <w:t>.</w:t>
      </w:r>
    </w:p>
    <w:p w14:paraId="68BD604D">
      <w:pPr>
        <w:spacing w:before="180" w:after="80"/>
      </w:pPr>
      <w:r>
        <w:rPr>
          <w:b/>
          <w:bCs/>
          <w:color w:val="2E75B6"/>
          <w:sz w:val="24"/>
          <w:szCs w:val="24"/>
        </w:rPr>
        <w:t>5.</w:t>
      </w:r>
      <w:r>
        <w:rPr>
          <w:rFonts w:hint="default"/>
          <w:b/>
          <w:bCs/>
          <w:color w:val="2E75B6"/>
          <w:sz w:val="24"/>
          <w:szCs w:val="24"/>
          <w:lang w:val="en-US"/>
        </w:rPr>
        <w:t>3</w:t>
      </w:r>
      <w:r>
        <w:rPr>
          <w:b/>
          <w:bCs/>
          <w:color w:val="2E75B6"/>
          <w:sz w:val="24"/>
          <w:szCs w:val="24"/>
        </w:rPr>
        <w:t xml:space="preserve"> NOC Request Workflow</w:t>
      </w:r>
    </w:p>
    <w:p w14:paraId="112A1529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Dynamic, configurable 10-stage approval workflow (Super Admin can rename, reorder, add, or delete stages without IT).</w:t>
      </w:r>
    </w:p>
    <w:p w14:paraId="5E67EA9B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Stage locking, SLA tracking, automatic breach alerts, and structured rejection routing with mandatory comments.</w:t>
      </w:r>
    </w:p>
    <w:p w14:paraId="2D7A6D57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In-system communication (email/SMS) from within the request screen.</w:t>
      </w:r>
    </w:p>
    <w:p w14:paraId="761F9881">
      <w:pPr>
        <w:spacing w:before="180" w:after="80"/>
      </w:pPr>
      <w:r>
        <w:rPr>
          <w:b/>
          <w:bCs/>
          <w:color w:val="2E75B6"/>
          <w:sz w:val="24"/>
          <w:szCs w:val="24"/>
        </w:rPr>
        <w:t>5.</w:t>
      </w:r>
      <w:r>
        <w:rPr>
          <w:rFonts w:hint="default"/>
          <w:b/>
          <w:bCs/>
          <w:color w:val="2E75B6"/>
          <w:sz w:val="24"/>
          <w:szCs w:val="24"/>
          <w:lang w:val="en-US"/>
        </w:rPr>
        <w:t>4</w:t>
      </w:r>
      <w:r>
        <w:rPr>
          <w:b/>
          <w:bCs/>
          <w:color w:val="2E75B6"/>
          <w:sz w:val="24"/>
          <w:szCs w:val="24"/>
        </w:rPr>
        <w:t xml:space="preserve"> Role-Based Access Control</w:t>
      </w:r>
    </w:p>
    <w:p w14:paraId="26565E6D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Full RBAC system: Super Admin, Controller, Staff, Client, PRO. Module management UI built from scratch.</w:t>
      </w:r>
    </w:p>
    <w:p w14:paraId="29780E55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Staff access scoped to assigned stages. 'Access Prohibited' message for unauthorized pages.</w:t>
      </w:r>
    </w:p>
    <w:p w14:paraId="27A8CC7A">
      <w:pPr>
        <w:spacing w:before="180" w:after="80"/>
      </w:pPr>
      <w:r>
        <w:rPr>
          <w:b/>
          <w:bCs/>
          <w:color w:val="2E75B6"/>
          <w:sz w:val="24"/>
          <w:szCs w:val="24"/>
        </w:rPr>
        <w:t>5.</w:t>
      </w:r>
      <w:r>
        <w:rPr>
          <w:rFonts w:hint="default"/>
          <w:b/>
          <w:bCs/>
          <w:color w:val="2E75B6"/>
          <w:sz w:val="24"/>
          <w:szCs w:val="24"/>
          <w:lang w:val="en-US"/>
        </w:rPr>
        <w:t>5</w:t>
      </w:r>
      <w:r>
        <w:rPr>
          <w:b/>
          <w:bCs/>
          <w:color w:val="2E75B6"/>
          <w:sz w:val="24"/>
          <w:szCs w:val="24"/>
        </w:rPr>
        <w:t xml:space="preserve"> Dashboard, Reporting &amp; Analytics</w:t>
      </w:r>
    </w:p>
    <w:p w14:paraId="4D9E2B86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Single unified dashboard with Onshore/Offshore toggle. Real-time data. No dual-dashboard split.</w:t>
      </w:r>
    </w:p>
    <w:p w14:paraId="373D21F2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Role-based dashboards with KPI’s, approval listings, financial reports, SLA heat maps, and dynamic/custom reports.</w:t>
      </w:r>
    </w:p>
    <w:p w14:paraId="7043C293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My Reports and My Approval Log for self-service performance tracking by staff and PRO users.</w:t>
      </w:r>
    </w:p>
    <w:p w14:paraId="42EEBC3F">
      <w:pPr>
        <w:spacing w:before="180" w:after="80"/>
      </w:pPr>
      <w:r>
        <w:rPr>
          <w:b/>
          <w:bCs/>
          <w:color w:val="2E75B6"/>
          <w:sz w:val="24"/>
          <w:szCs w:val="24"/>
        </w:rPr>
        <w:t>5.</w:t>
      </w:r>
      <w:r>
        <w:rPr>
          <w:rFonts w:hint="default"/>
          <w:b/>
          <w:bCs/>
          <w:color w:val="2E75B6"/>
          <w:sz w:val="24"/>
          <w:szCs w:val="24"/>
          <w:lang w:val="en-US"/>
        </w:rPr>
        <w:t>6</w:t>
      </w:r>
      <w:r>
        <w:rPr>
          <w:b/>
          <w:bCs/>
          <w:color w:val="2E75B6"/>
          <w:sz w:val="24"/>
          <w:szCs w:val="24"/>
        </w:rPr>
        <w:t xml:space="preserve"> Integrations</w:t>
      </w:r>
    </w:p>
    <w:p w14:paraId="4096A3C3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SAP B1: financial posting, automated invoice generation, credit notes.</w:t>
      </w:r>
    </w:p>
    <w:p w14:paraId="31F28B48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UAE Pass SSO. </w:t>
      </w:r>
    </w:p>
    <w:p w14:paraId="3147E723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ADP API (subject to renewal). </w:t>
      </w:r>
    </w:p>
    <w:p w14:paraId="180E72A1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CICPA (subject to BU confirmation). </w:t>
      </w:r>
      <w:r>
        <w:rPr>
          <w:color w:val="222222"/>
          <w:lang w:val="pt-PT"/>
        </w:rPr>
        <w:t xml:space="preserve">Alvara Permits. Bar-code validation. </w:t>
      </w:r>
      <w:r>
        <w:rPr>
          <w:color w:val="222222"/>
        </w:rPr>
        <w:t xml:space="preserve">Authority submission. </w:t>
      </w:r>
    </w:p>
    <w:p w14:paraId="6A8F91E1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Email/SMS gateway.</w:t>
      </w:r>
    </w:p>
    <w:p w14:paraId="1414DC5E">
      <w:pPr>
        <w:spacing w:before="180" w:after="80"/>
      </w:pPr>
      <w:r>
        <w:rPr>
          <w:b/>
          <w:bCs/>
          <w:color w:val="2E75B6"/>
          <w:sz w:val="24"/>
          <w:szCs w:val="24"/>
        </w:rPr>
        <w:t>5.</w:t>
      </w:r>
      <w:r>
        <w:rPr>
          <w:rFonts w:hint="default"/>
          <w:b/>
          <w:bCs/>
          <w:color w:val="2E75B6"/>
          <w:sz w:val="24"/>
          <w:szCs w:val="24"/>
          <w:lang w:val="en-US"/>
        </w:rPr>
        <w:t>7</w:t>
      </w:r>
      <w:r>
        <w:rPr>
          <w:b/>
          <w:bCs/>
          <w:color w:val="2E75B6"/>
          <w:sz w:val="24"/>
          <w:szCs w:val="24"/>
        </w:rPr>
        <w:t xml:space="preserve"> Design &amp; Localisation</w:t>
      </w:r>
    </w:p>
    <w:p w14:paraId="4E5089E8" w14:textId="5C9A8EE9">
      <w:pPr>
        <w:pStyle w:val="17"/>
        <w:numPr>
          <w:ilvl w:val="0"/>
          <w:numId w:val="2"/>
        </w:numPr>
        <w:spacing w:before="40" w:after="40"/>
        <w:rPr/>
      </w:pPr>
      <w:r w:rsidRPr="5642C6DA" w:rsidR="5642C6DA">
        <w:rPr>
          <w:color w:val="222222"/>
        </w:rPr>
        <w:t xml:space="preserve">Arabic-first UI with full RTL layout. Confirmed English and Arabic fonts. New UI design - not copied from existing portal. Brand guidelines </w:t>
      </w:r>
      <w:r w:rsidRPr="5642C6DA" w:rsidR="4EAB1C92">
        <w:rPr>
          <w:color w:val="222222"/>
        </w:rPr>
        <w:t>are enforced</w:t>
      </w:r>
      <w:r w:rsidRPr="5642C6DA" w:rsidR="5642C6DA">
        <w:rPr>
          <w:color w:val="222222"/>
        </w:rPr>
        <w:t xml:space="preserve"> throughout.</w:t>
      </w:r>
    </w:p>
    <w:p w:rsidR="5642C6DA" w:rsidP="5642C6DA" w:rsidRDefault="5642C6DA" w14:paraId="700A1CBB" w14:textId="04BFCF49">
      <w:pPr>
        <w:pBdr>
          <w:bottom w:val="single" w:color="1F4E79" w:sz="6" w:space="2"/>
        </w:pBdr>
        <w:spacing w:before="280" w:after="100"/>
        <w:rPr>
          <w:b w:val="1"/>
          <w:bCs w:val="1"/>
          <w:color w:val="1F4E79"/>
          <w:sz w:val="28"/>
          <w:szCs w:val="28"/>
        </w:rPr>
      </w:pPr>
    </w:p>
    <w:p w14:paraId="130BAA2B">
      <w:pPr>
        <w:pBdr>
          <w:bottom w:val="single" w:color="1F4E79" w:sz="6" w:space="2"/>
        </w:pBdr>
        <w:spacing w:before="280" w:after="100"/>
      </w:pPr>
      <w:r>
        <w:rPr>
          <w:b/>
          <w:bCs/>
          <w:color w:val="1F4E79"/>
          <w:sz w:val="28"/>
          <w:szCs w:val="28"/>
        </w:rPr>
        <w:t>6. Scope</w:t>
      </w:r>
    </w:p>
    <w:p w14:paraId="236C8BFE">
      <w:pPr>
        <w:spacing w:before="180" w:after="80"/>
      </w:pPr>
      <w:r>
        <w:rPr>
          <w:b/>
          <w:bCs/>
          <w:color w:val="2E75B6"/>
          <w:sz w:val="24"/>
          <w:szCs w:val="24"/>
        </w:rPr>
        <w:t>6.1 In Scope</w:t>
      </w:r>
    </w:p>
    <w:p w14:paraId="083226E1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Full redesign and re-implementation of the Alwarra NOC Portal (all screens - estimated 85–90).</w:t>
      </w:r>
    </w:p>
    <w:p w14:paraId="3EA30AAF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User authentication: Email/Password, UAE Pass SSO, CAPTCHA, account lockout/unlock, forgot password (email + OTP).</w:t>
      </w:r>
    </w:p>
    <w:p w14:paraId="44D17168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Company and PRO registration workflows with admin approval, multi-step forms, Arabic + English, document attachments.</w:t>
      </w:r>
    </w:p>
    <w:p w14:paraId="2E51B6B9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NOC request submission form: LOA selection, vehicle type, duration, request type (New/Renew/Add), document upload, review screen.</w:t>
      </w:r>
    </w:p>
    <w:p w14:paraId="15526578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10-stage dynamic NOC approval workflow: configurable stages, stage locking, rejection routing, SLA tracking, breach alerts.</w:t>
      </w:r>
    </w:p>
    <w:p w14:paraId="517C2D70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Quotation management: system-generated and custom override (correctly placed at Quotation Verification stage).</w:t>
      </w:r>
    </w:p>
    <w:p w14:paraId="00C425A8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Payment workflow: bank receipt upload, finance team verification, structured rejection with comment.</w:t>
      </w:r>
    </w:p>
    <w:p w14:paraId="6DA63E7E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SAP B1 integration: financial posting, credit notes</w:t>
      </w:r>
      <w:r>
        <w:rPr>
          <w:rFonts w:hint="default"/>
          <w:color w:val="222222"/>
          <w:lang w:val="en-US"/>
        </w:rPr>
        <w:t xml:space="preserve"> </w:t>
      </w:r>
      <w:r>
        <w:rPr>
          <w:color w:val="222222"/>
        </w:rPr>
        <w:t>(</w:t>
      </w:r>
      <w:r>
        <w:rPr>
          <w:color w:val="auto"/>
        </w:rPr>
        <w:t>manual</w:t>
      </w:r>
      <w:r>
        <w:rPr>
          <w:color w:val="222222"/>
        </w:rPr>
        <w:t>), automated invoice generation, redesigned invoice PDF.</w:t>
      </w:r>
    </w:p>
    <w:p w14:paraId="670AAFEE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UAE Pass SSO integration (rebuilt for new portal).</w:t>
      </w:r>
    </w:p>
    <w:p w14:paraId="1C5143F0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ADP API integration for vehicle verification (subject to API renewal).</w:t>
      </w:r>
    </w:p>
    <w:p w14:paraId="3534F2CE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Bar code upload and validation integration.</w:t>
      </w:r>
    </w:p>
    <w:p w14:paraId="0824CA10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Authority submission integration for regulatory parties.</w:t>
      </w:r>
    </w:p>
    <w:p w14:paraId="55452CC9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Alwarra Permits integration (NOC history and price listing).</w:t>
      </w:r>
    </w:p>
    <w:p w14:paraId="41E92060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Email and SMS gateway integration for system-generated communications.</w:t>
      </w:r>
    </w:p>
    <w:p w14:paraId="18AB4149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RBAC system: Super Admin, Controller, Staff, Client, PRO. Module management UI built from scratch.</w:t>
      </w:r>
    </w:p>
    <w:p w14:paraId="7C222BEB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Unified Onshore/Offshore dashboard with toggle. Staff and PRO dashboards with role-based KPIs and analytics.</w:t>
      </w:r>
    </w:p>
    <w:p w14:paraId="673CE793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Dynamic/custom reports module. SLA heat maps. Revenue report (reclassified from dashboard).</w:t>
      </w:r>
    </w:p>
    <w:p w14:paraId="7E18F590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My Reports, My Approval Log, My Profile (with Audit Logs and Change Password).</w:t>
      </w:r>
    </w:p>
    <w:p w14:paraId="394E39F6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Company Profile page with summary statistics/graphs. My Portfolio: documents, LOA, vehicle list.</w:t>
      </w:r>
    </w:p>
    <w:p w14:paraId="6DD6A7A9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Document management: drive-style library, reuse, locked vs. updatable document classification.</w:t>
      </w:r>
    </w:p>
    <w:p w14:paraId="3ABAC532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LOA management: upload, admin verification, expiry alerting.</w:t>
      </w:r>
    </w:p>
    <w:p w14:paraId="12CD26EE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In-house notification system: in-app, email, SMS notifications based on trigger matrix.</w:t>
      </w:r>
    </w:p>
    <w:p w14:paraId="6FF12110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Bulk SMS/email communication module with template management and send history.</w:t>
      </w:r>
    </w:p>
    <w:p w14:paraId="6FD97F86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FAQ/documentation section in PRO left-menu (training videos, user manuals).</w:t>
      </w:r>
    </w:p>
    <w:p w14:paraId="3B926BEC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Portal news/update section for PRO users (admin-managed).</w:t>
      </w:r>
    </w:p>
    <w:p w14:paraId="5104A067" w14:textId="430DBDD2">
      <w:pPr>
        <w:pStyle w:val="17"/>
        <w:numPr>
          <w:ilvl w:val="0"/>
          <w:numId w:val="2"/>
        </w:numPr>
        <w:spacing w:before="40" w:after="40"/>
        <w:rPr/>
      </w:pPr>
      <w:r w:rsidRPr="5642C6DA" w:rsidR="5642C6DA">
        <w:rPr>
          <w:color w:val="222222"/>
        </w:rPr>
        <w:t>Master data configuration: price lists, vehicle types, location types, departments, stage definitions</w:t>
      </w:r>
      <w:r w:rsidRPr="5642C6DA" w:rsidR="6D268912">
        <w:rPr>
          <w:color w:val="222222"/>
        </w:rPr>
        <w:t>, and invoice</w:t>
      </w:r>
      <w:r w:rsidRPr="5642C6DA" w:rsidR="5642C6DA">
        <w:rPr>
          <w:color w:val="222222"/>
        </w:rPr>
        <w:t xml:space="preserve"> workflow.</w:t>
      </w:r>
    </w:p>
    <w:p w14:paraId="73C75CC9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General/journal settings (bank account details): Super Admin only.</w:t>
      </w:r>
    </w:p>
    <w:p w14:paraId="6996B2D1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Employee performance tracking per request/stage.(</w:t>
      </w:r>
      <w:r>
        <w:rPr>
          <w:color w:val="auto"/>
        </w:rPr>
        <w:t>based on SLA as KPI</w:t>
      </w:r>
      <w:r>
        <w:rPr>
          <w:color w:val="222222"/>
        </w:rPr>
        <w:t>)</w:t>
      </w:r>
    </w:p>
    <w:p w14:paraId="65BDC5A7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Franchise/business partner management.</w:t>
      </w:r>
    </w:p>
    <w:p w14:paraId="7B6EAA1B">
      <w:pPr>
        <w:pStyle w:val="17"/>
        <w:numPr>
          <w:ilvl w:val="0"/>
          <w:numId w:val="2"/>
        </w:numPr>
        <w:spacing w:before="40" w:after="40"/>
        <w:rPr>
          <w:strike w:val="1"/>
        </w:rPr>
      </w:pPr>
      <w:r w:rsidRPr="5642C6DA" w:rsidR="5642C6DA">
        <w:rPr>
          <w:strike w:val="1"/>
          <w:color w:val="222222"/>
        </w:rPr>
        <w:t xml:space="preserve">Consent tracking at registration (data compliance/audit). </w:t>
      </w:r>
      <w:r w:rsidRPr="5642C6DA" w:rsidR="5642C6DA">
        <w:rPr>
          <w:strike w:val="1"/>
          <w:color w:val="222222"/>
          <w:lang w:val="en-US"/>
        </w:rPr>
        <w:t xml:space="preserve"> </w:t>
      </w:r>
      <w:r w:rsidRPr="5642C6DA" w:rsidR="5642C6DA">
        <w:rPr>
          <w:color w:val="222222"/>
        </w:rPr>
        <w:t>Marked Out of scope</w:t>
      </w:r>
    </w:p>
    <w:p w:rsidR="39EBF030" w:rsidP="5642C6DA" w:rsidRDefault="39EBF030" w14:paraId="1999FCA1" w14:textId="14DE5FA6">
      <w:pPr>
        <w:pStyle w:val="17"/>
        <w:numPr>
          <w:ilvl w:val="0"/>
          <w:numId w:val="2"/>
        </w:numPr>
        <w:spacing w:before="40" w:after="40"/>
        <w:rPr>
          <w:strike w:val="1"/>
        </w:rPr>
      </w:pPr>
      <w:r w:rsidRPr="5642C6DA" w:rsidR="39EBF030">
        <w:rPr>
          <w:strike w:val="1"/>
          <w:color w:val="222222"/>
        </w:rPr>
        <w:t xml:space="preserve">Negotiation feature. </w:t>
      </w:r>
      <w:r w:rsidRPr="5642C6DA" w:rsidR="39EBF030">
        <w:rPr>
          <w:color w:val="222222"/>
        </w:rPr>
        <w:t>Marked Out of scope</w:t>
      </w:r>
    </w:p>
    <w:p w14:paraId="77131371" w14:textId="7712F0CB">
      <w:pPr>
        <w:pStyle w:val="17"/>
        <w:numPr>
          <w:ilvl w:val="0"/>
          <w:numId w:val="2"/>
        </w:numPr>
        <w:spacing w:before="40" w:after="40"/>
        <w:rPr/>
      </w:pPr>
      <w:r w:rsidRPr="5642C6DA" w:rsidR="5642C6DA">
        <w:rPr>
          <w:color w:val="222222"/>
        </w:rPr>
        <w:t>Print/</w:t>
      </w:r>
      <w:r w:rsidRPr="5642C6DA" w:rsidR="5FA38B8F">
        <w:rPr>
          <w:color w:val="222222"/>
        </w:rPr>
        <w:t>hardcopy</w:t>
      </w:r>
      <w:r w:rsidRPr="5642C6DA" w:rsidR="5642C6DA">
        <w:rPr>
          <w:color w:val="222222"/>
        </w:rPr>
        <w:t xml:space="preserve"> support for request details.</w:t>
      </w:r>
    </w:p>
    <w:p w14:paraId="5A792FE6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Arabic-first UI with full RTL layout across all screens.</w:t>
      </w:r>
    </w:p>
    <w:p w14:paraId="44BC8958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Cloud-based document storage (provider TBD).</w:t>
      </w:r>
    </w:p>
    <w:p w14:paraId="4BD5536D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Staging and production environment setup </w:t>
      </w:r>
      <w:r>
        <w:rPr>
          <w:color w:val="auto"/>
        </w:rPr>
        <w:t>(In client ecosystem</w:t>
      </w:r>
      <w:r>
        <w:rPr>
          <w:color w:val="222222"/>
        </w:rPr>
        <w:t>).</w:t>
      </w:r>
    </w:p>
    <w:p w14:paraId="781BFB2A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Screen-wise PRD as the formal sign-off document for the full application.</w:t>
      </w:r>
    </w:p>
    <w:p w:rsidP="6D953DEE" w14:paraId="23E3941E" w14:textId="3740E845">
      <w:pPr>
        <w:pStyle w:val="17"/>
        <w:numPr>
          <w:ilvl w:val="0"/>
          <w:numId w:val="2"/>
        </w:numPr>
        <w:spacing w:before="40" w:after="40"/>
        <w:rPr>
          <w:color w:val="222222"/>
        </w:rPr>
      </w:pPr>
      <w:r w:rsidRPr="6D953DEE" w:rsidR="6D953DEE">
        <w:rPr>
          <w:color w:val="222222"/>
        </w:rPr>
        <w:t>Rental</w:t>
      </w:r>
      <w:r w:rsidRPr="6D953DEE" w:rsidR="6D953DEE">
        <w:rPr>
          <w:color w:val="222222"/>
        </w:rPr>
        <w:t xml:space="preserve"> Request for comparison of </w:t>
      </w:r>
      <w:r w:rsidRPr="6D953DEE" w:rsidR="6D953DEE">
        <w:rPr>
          <w:color w:val="222222"/>
        </w:rPr>
        <w:t>rental</w:t>
      </w:r>
      <w:r w:rsidRPr="6D953DEE" w:rsidR="6D953DEE">
        <w:rPr>
          <w:color w:val="222222"/>
        </w:rPr>
        <w:t xml:space="preserve"> agreement</w:t>
      </w:r>
      <w:r w:rsidRPr="6D953DEE" w:rsidR="52DE118E">
        <w:rPr>
          <w:color w:val="222222"/>
        </w:rPr>
        <w:t xml:space="preserve"> and dashboard</w:t>
      </w:r>
      <w:r w:rsidRPr="6D953DEE" w:rsidR="6D953DEE">
        <w:rPr>
          <w:color w:val="222222"/>
        </w:rPr>
        <w:t>, this is confirmed and In-scope</w:t>
      </w:r>
    </w:p>
    <w:p w:rsidR="45BF6DF9" w:rsidP="6D953DEE" w:rsidRDefault="45BF6DF9" w14:paraId="55260AE1" w14:textId="78F7B82A">
      <w:pPr>
        <w:pStyle w:val="17"/>
        <w:numPr>
          <w:ilvl w:val="0"/>
          <w:numId w:val="2"/>
        </w:numPr>
        <w:spacing w:before="40" w:after="40"/>
        <w:rPr>
          <w:color w:val="000000" w:themeColor="text1" w:themeTint="FF" w:themeShade="FF"/>
          <w:highlight w:val="yellow"/>
        </w:rPr>
      </w:pPr>
      <w:r w:rsidRPr="6D953DEE" w:rsidR="45BF6DF9">
        <w:rPr>
          <w:color w:val="222222"/>
        </w:rPr>
        <w:t>CICPA/CISPA integration - pending BU confirmation. Excluded from current scope until formally approved.</w:t>
      </w:r>
    </w:p>
    <w:p w14:paraId="234AEECD">
      <w:pPr>
        <w:spacing w:before="60" w:after="60"/>
      </w:pPr>
    </w:p>
    <w:p w:rsidP="5642C6DA" w14:paraId="328C477C" w14:textId="53763D54">
      <w:pPr>
        <w:pStyle w:val="1"/>
        <w:spacing w:before="60" w:after="60"/>
      </w:pPr>
      <w:r w:rsidRPr="5642C6DA" w:rsidR="5642C6DA">
        <w:rPr>
          <w:b w:val="1"/>
          <w:bCs w:val="1"/>
          <w:color w:val="2E75B6"/>
          <w:sz w:val="24"/>
          <w:szCs w:val="24"/>
        </w:rPr>
        <w:t>6.2 Out of Scope</w:t>
      </w:r>
    </w:p>
    <w:p w14:paraId="15C7EA3E">
      <w:pPr>
        <w:pStyle w:val="17"/>
        <w:numPr>
          <w:ilvl w:val="0"/>
          <w:numId w:val="2"/>
        </w:numPr>
        <w:spacing w:before="40" w:after="40"/>
        <w:rPr/>
      </w:pPr>
      <w:r w:rsidRPr="6D953DEE" w:rsidR="6D953DEE">
        <w:rPr>
          <w:color w:val="222222"/>
        </w:rPr>
        <w:t>Payment gateway integration - manual bank transfer model is retained in the current release. System to be future-ready only.</w:t>
      </w:r>
    </w:p>
    <w:p w14:paraId="0E86D93E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SAP schema changes - SAP B1 integration must work within the existing SAP data schema.</w:t>
      </w:r>
    </w:p>
    <w:p w14:paraId="39803D3D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New SAP B1 instance setup or SAP licensing - integration only; existing SAP instance assumed.</w:t>
      </w:r>
    </w:p>
    <w:p w14:paraId="1D3C1F23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Mobile application (iOS/Android) – Only</w:t>
      </w:r>
      <w:r>
        <w:rPr>
          <w:color w:val="auto"/>
        </w:rPr>
        <w:t xml:space="preserve"> responsive</w:t>
      </w:r>
      <w:r>
        <w:rPr>
          <w:color w:val="0070C0"/>
        </w:rPr>
        <w:t xml:space="preserve"> </w:t>
      </w:r>
      <w:r>
        <w:rPr>
          <w:color w:val="222222"/>
        </w:rPr>
        <w:t>web portal in current scope.</w:t>
      </w:r>
    </w:p>
    <w:p w14:paraId="59E89491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Legacy portal maintenance or parallel-run support - existing portal to be decommissioned post-go-live.</w:t>
      </w:r>
    </w:p>
    <w:p w14:paraId="165DC433">
      <w:pPr>
        <w:pStyle w:val="17"/>
        <w:numPr>
          <w:ilvl w:val="0"/>
          <w:numId w:val="2"/>
        </w:numPr>
        <w:spacing w:before="40" w:after="40"/>
        <w:rPr>
          <w:color w:val="auto"/>
        </w:rPr>
      </w:pPr>
      <w:r>
        <w:rPr>
          <w:color w:val="222222"/>
        </w:rPr>
        <w:t>Employee HR or payroll integration -</w:t>
      </w:r>
      <w:r>
        <w:rPr>
          <w:color w:val="auto"/>
        </w:rPr>
        <w:t xml:space="preserve"> Digital signatures (pre-signed uploads only)​</w:t>
      </w:r>
    </w:p>
    <w:p w14:paraId="75E565D0">
      <w:pPr>
        <w:pStyle w:val="17"/>
        <w:numPr>
          <w:ilvl w:val="0"/>
          <w:numId w:val="2"/>
        </w:numPr>
        <w:spacing w:before="40" w:after="40"/>
        <w:rPr>
          <w:color w:val="auto"/>
        </w:rPr>
      </w:pPr>
      <w:r>
        <w:rPr>
          <w:color w:val="auto"/>
        </w:rPr>
        <w:t>FMS Integration</w:t>
      </w:r>
    </w:p>
    <w:p w14:paraId="472BA563">
      <w:pPr>
        <w:pBdr>
          <w:bottom w:val="single" w:color="2E75B6" w:sz="8" w:space="2"/>
        </w:pBdr>
        <w:spacing w:before="200" w:after="120"/>
      </w:pPr>
    </w:p>
    <w:p w14:paraId="15E87437">
      <w:pPr>
        <w:pBdr>
          <w:bottom w:val="single" w:color="1F4E79" w:sz="6" w:space="2"/>
        </w:pBdr>
        <w:spacing w:before="280" w:after="100"/>
      </w:pPr>
      <w:r>
        <w:rPr>
          <w:b/>
          <w:bCs/>
          <w:color w:val="1F4E79"/>
          <w:sz w:val="28"/>
          <w:szCs w:val="28"/>
        </w:rPr>
        <w:t>7. Business Requirements</w:t>
      </w:r>
    </w:p>
    <w:p w14:paraId="20F3FC5A">
      <w:pPr>
        <w:numPr>
          <w:ilvl w:val="0"/>
          <w:numId w:val="3"/>
        </w:numPr>
        <w:spacing w:before="60" w:after="40"/>
        <w:rPr>
          <w:color w:val="222222"/>
        </w:rPr>
      </w:pPr>
      <w:r>
        <w:rPr>
          <w:color w:val="222222"/>
        </w:rPr>
        <w:t xml:space="preserve">Each requirement below is tagged with a unique ID, categorized by functional area, and prioritize. </w:t>
      </w:r>
    </w:p>
    <w:p w14:paraId="6F723E8E">
      <w:pPr>
        <w:numPr>
          <w:ilvl w:val="0"/>
          <w:numId w:val="3"/>
        </w:numPr>
        <w:spacing w:before="60" w:after="40"/>
      </w:pPr>
      <w:r>
        <w:rPr>
          <w:color w:val="222222"/>
        </w:rPr>
        <w:t xml:space="preserve">Priority levels: </w:t>
      </w:r>
    </w:p>
    <w:p w14:paraId="34197A75">
      <w:pPr>
        <w:numPr>
          <w:ilvl w:val="0"/>
          <w:numId w:val="4"/>
        </w:numPr>
        <w:tabs>
          <w:tab w:val="clear" w:pos="420"/>
        </w:tabs>
        <w:spacing w:before="60" w:after="40"/>
        <w:ind w:left="1100"/>
      </w:pPr>
      <w:r>
        <w:rPr>
          <w:color w:val="222222"/>
        </w:rPr>
        <w:t>Critical = must have for go-live</w:t>
      </w:r>
    </w:p>
    <w:p w14:paraId="2EB4B6BB">
      <w:pPr>
        <w:numPr>
          <w:ilvl w:val="0"/>
          <w:numId w:val="4"/>
        </w:numPr>
        <w:tabs>
          <w:tab w:val="clear" w:pos="420"/>
        </w:tabs>
        <w:spacing w:before="60" w:after="40"/>
        <w:ind w:left="1100"/>
      </w:pPr>
      <w:r>
        <w:rPr>
          <w:color w:val="222222"/>
        </w:rPr>
        <w:t>High = required in first release</w:t>
      </w:r>
    </w:p>
    <w:p w14:paraId="768AB04F">
      <w:pPr>
        <w:numPr>
          <w:ilvl w:val="0"/>
          <w:numId w:val="4"/>
        </w:numPr>
        <w:tabs>
          <w:tab w:val="clear" w:pos="420"/>
        </w:tabs>
        <w:spacing w:before="60" w:after="40"/>
        <w:ind w:left="1100"/>
      </w:pPr>
      <w:r>
        <w:rPr>
          <w:color w:val="222222"/>
        </w:rPr>
        <w:t>Medium = important but can be phased</w:t>
      </w:r>
    </w:p>
    <w:p w14:paraId="1BD6BBAB">
      <w:pPr>
        <w:numPr>
          <w:ilvl w:val="0"/>
          <w:numId w:val="4"/>
        </w:numPr>
        <w:tabs>
          <w:tab w:val="clear" w:pos="420"/>
        </w:tabs>
        <w:spacing w:before="60" w:after="40"/>
        <w:ind w:left="1100"/>
      </w:pPr>
      <w:r>
        <w:rPr>
          <w:color w:val="222222"/>
        </w:rPr>
        <w:t>Low = nice to have.</w:t>
      </w:r>
    </w:p>
    <w:tbl>
      <w:tblPr>
        <w:tblStyle w:val="9"/>
        <w:tblW w:w="9407" w:type="dxa"/>
        <w:tblInd w:w="6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70"/>
        <w:gridCol w:w="1390"/>
        <w:gridCol w:w="980"/>
        <w:gridCol w:w="6267"/>
      </w:tblGrid>
      <w:tr w:rsidTr="6D953DEE" w14:paraId="1941B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4FD2C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73B6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5477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F0DF3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 Statement</w:t>
            </w:r>
          </w:p>
        </w:tc>
      </w:tr>
      <w:tr w:rsidTr="6D953DEE" w14:paraId="1B361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A100E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BR-001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403BF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Authentication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A12A"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Critical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09E82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Forgot password must offer two separate options: email reset link OR mobile OTP (separate screens, not combined). OTP API availability to be confirmed.</w:t>
            </w:r>
          </w:p>
        </w:tc>
      </w:tr>
      <w:tr w:rsidTr="6D953DEE" w14:paraId="776FA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29" w:hRule="atLeast"/>
        </w:trPr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3295C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BR-002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EEFC5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Authentication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7BB35"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Critical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98798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UAE Pass (SSO) integration: login via Emirates ID with UAE Pass app confirmation. Official government-certified UAE Pass icon/logo must be used. Integration must be rebuilt for the new portal.</w:t>
            </w:r>
          </w:p>
        </w:tc>
      </w:tr>
      <w:tr w:rsidTr="6D953DEE" w14:paraId="26444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9" w:hRule="atLeast"/>
        </w:trPr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54E67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BR-003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AF6DF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Authentication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B49DD">
            <w:pPr>
              <w:spacing w:before="60" w:after="60"/>
              <w:jc w:val="center"/>
            </w:pPr>
            <w:r>
              <w:rPr>
                <w:b/>
                <w:bCs/>
                <w:color w:val="7B5E00"/>
                <w:sz w:val="17"/>
                <w:szCs w:val="17"/>
              </w:rPr>
              <w:t>High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E8C47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CAPTCHA integration required on the login page to prevent brute-force attacks.</w:t>
            </w:r>
          </w:p>
        </w:tc>
      </w:tr>
      <w:tr w:rsidTr="6D953DEE" w14:paraId="3301F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7D195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BR-004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7CD12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Authentication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843D7">
            <w:pPr>
              <w:spacing w:before="60" w:after="60"/>
              <w:jc w:val="center"/>
            </w:pPr>
            <w:r>
              <w:rPr>
                <w:b/>
                <w:bCs/>
                <w:color w:val="7B5E00"/>
                <w:sz w:val="17"/>
                <w:szCs w:val="17"/>
              </w:rPr>
              <w:t>High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9F8E1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Account lockout after 4–5 failed login attempts. Account unlock via email verification (separate flow from forgot password). Unlock also achievable by password reset.</w:t>
            </w:r>
          </w:p>
        </w:tc>
      </w:tr>
      <w:tr w:rsidTr="6D953DEE" w14:paraId="0F341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A7826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BR-005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8C5C2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Authentication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0AD11">
            <w:pPr>
              <w:spacing w:before="60" w:after="60"/>
              <w:jc w:val="center"/>
            </w:pPr>
            <w:r>
              <w:rPr>
                <w:b/>
                <w:bCs/>
                <w:color w:val="7B5E00"/>
                <w:sz w:val="17"/>
                <w:szCs w:val="17"/>
              </w:rPr>
              <w:t>High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C3264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Email is the primary account identifier. Mobile number is a mandatory registration field.</w:t>
            </w:r>
          </w:p>
        </w:tc>
      </w:tr>
      <w:tr w:rsidTr="6D953DEE" w14:paraId="3C961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0078A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BR-006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29546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Registration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9AE8F">
            <w:pPr>
              <w:spacing w:before="60" w:after="60"/>
              <w:jc w:val="center"/>
            </w:pPr>
            <w:r>
              <w:rPr>
                <w:b/>
                <w:bCs/>
                <w:color w:val="7B5E00"/>
                <w:sz w:val="17"/>
                <w:szCs w:val="17"/>
              </w:rPr>
              <w:t>High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E3499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User registration must follow a 4-step multi-step form: (1) Company Information, (2) Owner Information (multi-owner, first owner mandatory and primary), (3) Document Attachments, (4) Review &amp; Submit.</w:t>
            </w:r>
          </w:p>
        </w:tc>
      </w:tr>
      <w:tr w:rsidTr="6D953DEE" w14:paraId="7AC1F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40284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BR-007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656BC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Registration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054E6"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Critical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B7E4C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All mandatory fields must support both English and Arabic input (e.g., name, company name, first/last name).</w:t>
            </w:r>
          </w:p>
        </w:tc>
      </w:tr>
      <w:tr w:rsidTr="6D953DEE" w14:paraId="63683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7A426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BR-008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C6A64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Registration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73F08">
            <w:pPr>
              <w:spacing w:before="60" w:after="60"/>
              <w:jc w:val="center"/>
            </w:pPr>
            <w:r>
              <w:rPr>
                <w:b/>
                <w:bCs/>
                <w:color w:val="7B5E00"/>
                <w:sz w:val="17"/>
                <w:szCs w:val="17"/>
              </w:rPr>
              <w:t>High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51511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After registration, account is NOT immediately active. Admin approval is required. User sees a 'Pending Approval' screen post-submission.</w:t>
            </w:r>
          </w:p>
        </w:tc>
      </w:tr>
      <w:tr w:rsidTr="6D953DEE" w14:paraId="3B22A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0FDC0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BR-009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8D18C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Registration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07531">
            <w:pPr>
              <w:spacing w:before="60" w:after="60"/>
              <w:jc w:val="center"/>
            </w:pPr>
            <w:r>
              <w:rPr>
                <w:b/>
                <w:bCs/>
                <w:color w:val="7B5E00"/>
                <w:sz w:val="17"/>
                <w:szCs w:val="17"/>
              </w:rPr>
              <w:t>High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79D92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On admin approval, an in-system notification AND email (with direct login link) is triggered automatically.</w:t>
            </w:r>
          </w:p>
        </w:tc>
      </w:tr>
      <w:tr w:rsidTr="6D953DEE" w14:paraId="6E7E7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8FA9A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BR-010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AFE3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Registration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C86E4">
            <w:pPr>
              <w:spacing w:before="60" w:after="60"/>
              <w:jc w:val="center"/>
            </w:pPr>
            <w:r>
              <w:rPr>
                <w:b/>
                <w:bCs/>
                <w:color w:val="7B5E00"/>
                <w:sz w:val="17"/>
                <w:szCs w:val="17"/>
              </w:rPr>
              <w:t>High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131D0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First login prompts PRO registration before portal access. PRO registration also requires admin approval. User sees 'Wait for Approval' state post-PRO submission.</w:t>
            </w:r>
          </w:p>
        </w:tc>
      </w:tr>
      <w:tr w:rsidTr="6D953DEE" w14:paraId="41992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6ED1D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BR-011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F7F74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Registration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4C4A1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Medium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AF051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Multiple PROs can be registered per company. Count determined by the client. Company registration supported via public self-registration OR admin-side walk-in entry.</w:t>
            </w:r>
          </w:p>
        </w:tc>
      </w:tr>
      <w:tr w:rsidTr="6D953DEE" w14:paraId="211F9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FB13D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BR-012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9107C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Registration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5E8AA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Medium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7E651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Consent tracking per company at registration for data compliance and audit purposes.</w:t>
            </w:r>
          </w:p>
        </w:tc>
      </w:tr>
      <w:tr w:rsidTr="6D953DEE" w14:paraId="41D2A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12BFF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BR-013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FDAA9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Dashboard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73FB1">
            <w:pPr>
              <w:spacing w:before="60" w:after="60"/>
              <w:jc w:val="center"/>
            </w:pPr>
            <w:r>
              <w:rPr>
                <w:b/>
                <w:bCs/>
                <w:color w:val="7B5E00"/>
                <w:sz w:val="17"/>
                <w:szCs w:val="17"/>
              </w:rPr>
              <w:t>High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375DB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The Old/New dashboard split must be removed. Replaced by a single unified dashboard with an Onshore/Offshore toggle. Default view = Onshore.</w:t>
            </w:r>
          </w:p>
        </w:tc>
      </w:tr>
      <w:tr w:rsidTr="6D953DEE" w14:paraId="07525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1AF29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BR-014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15642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Dashboard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E9B98">
            <w:pPr>
              <w:spacing w:before="60" w:after="60"/>
              <w:jc w:val="center"/>
            </w:pPr>
            <w:r>
              <w:rPr>
                <w:b/>
                <w:bCs/>
                <w:color w:val="7B5E00"/>
                <w:sz w:val="17"/>
                <w:szCs w:val="17"/>
              </w:rPr>
              <w:t>High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B8888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Staff dashboard components: analytical summary cards, requests per stage, 'My Recent Requests' panel, quick action links, recent activity feed. Payment history card visible to Admin/Controller only.</w:t>
            </w:r>
          </w:p>
        </w:tc>
      </w:tr>
      <w:tr w:rsidTr="6D953DEE" w14:paraId="387E2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48638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BR-015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3B56E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Dashboard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F14D5">
            <w:pPr>
              <w:spacing w:before="60" w:after="60"/>
              <w:jc w:val="center"/>
            </w:pPr>
            <w:r>
              <w:rPr>
                <w:b/>
                <w:bCs/>
                <w:color w:val="7B5E00"/>
                <w:sz w:val="17"/>
                <w:szCs w:val="17"/>
              </w:rPr>
              <w:t>High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03A58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Global search across all portal pages - search by company name or request ID, with direct navigation to result.</w:t>
            </w:r>
          </w:p>
        </w:tc>
      </w:tr>
      <w:tr w:rsidTr="6D953DEE" w14:paraId="38663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39" w:hRule="atLeast"/>
        </w:trPr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475B2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BR-016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BBE0E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Dashboard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E4273">
            <w:pPr>
              <w:spacing w:before="60" w:after="60"/>
              <w:jc w:val="center"/>
            </w:pPr>
            <w:r>
              <w:rPr>
                <w:b/>
                <w:bCs/>
                <w:color w:val="7B5E00"/>
                <w:sz w:val="17"/>
                <w:szCs w:val="17"/>
              </w:rPr>
              <w:t>High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6B086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Left navigation menu to be simplified. Hamburger collapse control moved from bottom to top of menu. Master/admin sections removed from Staff menu.</w:t>
            </w:r>
          </w:p>
        </w:tc>
      </w:tr>
      <w:tr w:rsidTr="6D953DEE" w14:paraId="5C00F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0D37D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BR-017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78E6A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Dashboard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258BD">
            <w:pPr>
              <w:spacing w:before="60" w:after="60"/>
              <w:jc w:val="center"/>
            </w:pPr>
            <w:r>
              <w:rPr>
                <w:b/>
                <w:bCs/>
                <w:color w:val="7B5E00"/>
                <w:sz w:val="17"/>
                <w:szCs w:val="17"/>
              </w:rPr>
              <w:t>High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B6B20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Client (PRO) dashboard must offer three data views: Onshore only, Offshore only, All data (toggle or radio buttons). PRO KPIs: total requests, losses, registered PROs.</w:t>
            </w:r>
          </w:p>
        </w:tc>
      </w:tr>
      <w:tr w:rsidTr="6D953DEE" w14:paraId="12390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86429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BR-018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AB3BE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Dashboard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05662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Medium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99A95">
            <w:pPr>
              <w:spacing w:before="60" w:after="60"/>
            </w:pPr>
            <w:r>
              <w:rPr>
                <w:color w:val="222222"/>
                <w:sz w:val="18"/>
                <w:szCs w:val="18"/>
                <w:lang w:val="en-US"/>
              </w:rPr>
              <w:t>Announcement</w:t>
            </w:r>
            <w:r>
              <w:rPr>
                <w:color w:val="222222"/>
                <w:sz w:val="18"/>
                <w:szCs w:val="18"/>
              </w:rPr>
              <w:t>: Portal news/update section for PRO users. Content published and managed by Admin/Super Admin only.</w:t>
            </w:r>
          </w:p>
        </w:tc>
      </w:tr>
      <w:tr w:rsidTr="6D953DEE" w14:paraId="78135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94" w:hRule="atLeast"/>
        </w:trPr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C737B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BR-019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8F0D4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NOC Workflow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948EA"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Critical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821D9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10-stage sequential NOC approval workflow: Initial Review → Quotation Verification → Final Quotation Review → Bank Receipt Upload → Financial Procedure → NOC Approval → Bar-code Upload → Bar-code Scan → Complete. Every stage requires explicit approval before the next is accessible.</w:t>
            </w:r>
          </w:p>
        </w:tc>
      </w:tr>
      <w:tr w:rsidTr="6D953DEE" w14:paraId="7D189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738DF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BR-020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D4CEB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NOC Workflow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0C675"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Critical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C8985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Stages must be fully dynamic and configurable by Super Admin: rename, reorder, add, delete stages without IT involvement. Stage-level features (locking, email, attachment, approval, rejection) toggled on/off per stage.</w:t>
            </w:r>
          </w:p>
        </w:tc>
      </w:tr>
      <w:tr w:rsidTr="6D953DEE" w14:paraId="5B1CD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42A9D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BR-021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78AA9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NOC Workflow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9901F">
            <w:pPr>
              <w:spacing w:before="60" w:after="60"/>
              <w:jc w:val="center"/>
            </w:pPr>
            <w:r>
              <w:rPr>
                <w:b/>
                <w:bCs/>
                <w:color w:val="7B5E00"/>
                <w:sz w:val="17"/>
                <w:szCs w:val="17"/>
              </w:rPr>
              <w:t>High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55033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Request locking: only one staff member can actively work a stage at a time. Concurrent editing by multiple staff must be prevented.</w:t>
            </w:r>
          </w:p>
        </w:tc>
      </w:tr>
      <w:tr w:rsidTr="6D953DEE" w14:paraId="57081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AD695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BR-022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B4991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NOC Workflow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D21D">
            <w:pPr>
              <w:spacing w:before="60" w:after="60"/>
              <w:jc w:val="center"/>
            </w:pPr>
            <w:r>
              <w:rPr>
                <w:b/>
                <w:bCs/>
                <w:color w:val="7B5E00"/>
                <w:sz w:val="17"/>
                <w:szCs w:val="17"/>
              </w:rPr>
              <w:t>High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8B0C1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Rejection routes request back to the previous stage (not full cancellation). Rejection comment is mandatory. Client notified automatically via in-app/email/SMS.</w:t>
            </w:r>
          </w:p>
        </w:tc>
      </w:tr>
      <w:tr w:rsidTr="6D953DEE" w14:paraId="6CC5C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E2C23">
            <w:pPr>
              <w:spacing w:before="60" w:after="60"/>
              <w:jc w:val="center"/>
              <w:rPr>
                <w:b/>
                <w:bCs/>
                <w:color w:val="1F4E79"/>
                <w:sz w:val="18"/>
                <w:szCs w:val="18"/>
              </w:rPr>
            </w:pPr>
          </w:p>
          <w:p w14:paraId="06947AEB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BR-023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15DB9">
            <w:pPr>
              <w:spacing w:before="60" w:after="60"/>
              <w:rPr>
                <w:color w:val="222222"/>
                <w:sz w:val="18"/>
                <w:szCs w:val="18"/>
              </w:rPr>
            </w:pPr>
          </w:p>
          <w:p w14:paraId="1CB47BA2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NOC Workflow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D67CF">
            <w:pPr>
              <w:spacing w:before="60" w:after="60"/>
              <w:jc w:val="center"/>
              <w:rPr>
                <w:b/>
                <w:bCs/>
                <w:color w:val="7B5E00"/>
                <w:sz w:val="17"/>
                <w:szCs w:val="17"/>
              </w:rPr>
            </w:pPr>
          </w:p>
          <w:p w14:paraId="0EA3ACFC">
            <w:pPr>
              <w:spacing w:before="60" w:after="60"/>
              <w:jc w:val="center"/>
            </w:pPr>
            <w:r>
              <w:rPr>
                <w:b/>
                <w:bCs/>
                <w:color w:val="7B5E00"/>
                <w:sz w:val="17"/>
                <w:szCs w:val="17"/>
              </w:rPr>
              <w:t>High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2BF82">
            <w:pPr>
              <w:spacing w:before="60" w:after="60"/>
              <w:rPr>
                <w:color w:val="222222"/>
                <w:sz w:val="18"/>
                <w:szCs w:val="18"/>
              </w:rPr>
            </w:pPr>
          </w:p>
          <w:p w14:paraId="450B84AE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Custom quotation upload (admin override of system-generated quotation) must be available ONLY at Quotation Verification stages - not in the Financial stage. Current placement is a known bug and must be corrected.</w:t>
            </w:r>
          </w:p>
        </w:tc>
      </w:tr>
      <w:tr w:rsidTr="6D953DEE" w14:paraId="5121E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B86FD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BR-024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5FF1B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NOC Workflow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C8EA8">
            <w:pPr>
              <w:spacing w:before="60" w:after="60"/>
              <w:jc w:val="center"/>
            </w:pPr>
            <w:r>
              <w:rPr>
                <w:b/>
                <w:bCs/>
                <w:color w:val="7B5E00"/>
                <w:sz w:val="17"/>
                <w:szCs w:val="17"/>
              </w:rPr>
              <w:t>High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1A19C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SLA tracking per request. SLA thresholds configurable by Admin. Automatic breach alerts generated when threshold is exceeded. Heat maps and SLA bottleneck reports available.</w:t>
            </w:r>
          </w:p>
        </w:tc>
      </w:tr>
      <w:tr w:rsidTr="6D953DEE" w14:paraId="54249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E564D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BR-025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BB405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NOC Workflow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BDED">
            <w:pPr>
              <w:spacing w:before="60" w:after="60"/>
              <w:jc w:val="center"/>
            </w:pPr>
            <w:r>
              <w:rPr>
                <w:b/>
                <w:bCs/>
                <w:color w:val="7B5E00"/>
                <w:sz w:val="17"/>
                <w:szCs w:val="17"/>
              </w:rPr>
              <w:t>High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817D5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All requests accessible via a single 'All Requests' parent menu with sub-views: All, Pending, Recalled, Completed, Archived. Staff see only requests for their assigned workflow stage(s).</w:t>
            </w:r>
          </w:p>
        </w:tc>
      </w:tr>
      <w:tr w:rsidTr="6D953DEE" w14:paraId="6D465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1EDEE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BR-026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F4AC7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NOC Workflow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9D78C">
            <w:pPr>
              <w:spacing w:before="60" w:after="60"/>
              <w:jc w:val="center"/>
            </w:pPr>
            <w:r>
              <w:rPr>
                <w:b/>
                <w:bCs/>
                <w:color w:val="7B5E00"/>
                <w:sz w:val="17"/>
                <w:szCs w:val="17"/>
              </w:rPr>
              <w:t>High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B51D1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Archived requests = read-only view, max 4–5 visible columns, minimal UI. Archive and Cancellation are distinct features. Business decision on whether Archive is retained is outstanding - to be confirmed.</w:t>
            </w:r>
          </w:p>
        </w:tc>
      </w:tr>
      <w:tr w:rsidTr="6D953DEE" w14:paraId="368BE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8B088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BR-027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DD6C6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NOC Workflow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A4A28">
            <w:pPr>
              <w:spacing w:before="60" w:after="60"/>
              <w:jc w:val="center"/>
            </w:pPr>
            <w:r>
              <w:rPr>
                <w:b/>
                <w:bCs/>
                <w:color w:val="7B5E00"/>
                <w:sz w:val="17"/>
                <w:szCs w:val="17"/>
              </w:rPr>
              <w:t>High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F3DD2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Communication to client (email or SMS) can be sent directly from within the request screen by admin/staff.</w:t>
            </w:r>
          </w:p>
        </w:tc>
      </w:tr>
      <w:tr w:rsidTr="6D953DEE" w14:paraId="613AE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4C815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BR-028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0D047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NOC Workflow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F0B34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Medium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AE022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All table views: customization, column layout (show/hide), global search bar, date range filter, advanced filters in slide-out sidebar, download (Excel/PDF/CSV), and print. UID (database ID) must NOT be exposed in the UI or URLs.</w:t>
            </w:r>
          </w:p>
        </w:tc>
      </w:tr>
      <w:tr w:rsidTr="6D953DEE" w14:paraId="3112E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23FEE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BR-029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9B57F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NOC Workflow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3162F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Medium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BB699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Staff without stage/page permission must see a clear 'Access Prohibited' message - not a broken or empty page.</w:t>
            </w:r>
          </w:p>
        </w:tc>
      </w:tr>
      <w:tr w:rsidTr="6D953DEE" w14:paraId="36982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0F10B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BR-030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17E4E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NOC Workflow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27387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Medium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55B8E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Request detail view: clicking a request opens full detail - attachments, review history, all fields. Print/hard-copy support for request details.</w:t>
            </w:r>
          </w:p>
        </w:tc>
      </w:tr>
      <w:tr w:rsidTr="6D953DEE" w14:paraId="1874F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21568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BR-031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4CB01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Request Form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5418A">
            <w:pPr>
              <w:spacing w:before="60" w:after="60"/>
              <w:jc w:val="center"/>
            </w:pPr>
            <w:r>
              <w:rPr>
                <w:b/>
                <w:bCs/>
                <w:color w:val="7B5E00"/>
                <w:sz w:val="17"/>
                <w:szCs w:val="17"/>
              </w:rPr>
              <w:t>High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5ABD6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NOC request form supports three vehicle types, three request types (New, Renew, Addition), duration selection (month-based), and LOA selection at the start of each request.</w:t>
            </w:r>
          </w:p>
        </w:tc>
      </w:tr>
      <w:tr w:rsidTr="6D953DEE" w14:paraId="3E80B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78B2A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BR-032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C29E5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Request Form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09E31">
            <w:pPr>
              <w:spacing w:before="60" w:after="60"/>
              <w:jc w:val="center"/>
            </w:pPr>
            <w:r>
              <w:rPr>
                <w:b/>
                <w:bCs/>
                <w:color w:val="7B5E00"/>
                <w:sz w:val="17"/>
                <w:szCs w:val="17"/>
              </w:rPr>
              <w:t>High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311A1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Company details auto-populate when LOA is selected. No manual re-entry required. 5–6 supporting documents required per request.</w:t>
            </w:r>
          </w:p>
        </w:tc>
      </w:tr>
      <w:tr w:rsidTr="6D953DEE" w14:paraId="0414E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9A116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BR-033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EFE2A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Request Form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3DE22">
            <w:pPr>
              <w:spacing w:before="60" w:after="60"/>
              <w:jc w:val="center"/>
            </w:pPr>
            <w:r>
              <w:rPr>
                <w:b/>
                <w:bCs/>
                <w:color w:val="7B5E00"/>
                <w:sz w:val="17"/>
                <w:szCs w:val="17"/>
              </w:rPr>
              <w:t>High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B9A70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Document reuse: previously uploaded documents can be reused across requests from a drive-style library. User can replace any document at any time.</w:t>
            </w:r>
          </w:p>
        </w:tc>
      </w:tr>
      <w:tr w:rsidTr="6D953DEE" w14:paraId="165FF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D9EFC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BR-034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3CF47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Request Form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6135E">
            <w:pPr>
              <w:spacing w:before="60" w:after="60"/>
              <w:jc w:val="center"/>
            </w:pPr>
            <w:r>
              <w:rPr>
                <w:b/>
                <w:bCs/>
                <w:color w:val="7B5E00"/>
                <w:sz w:val="17"/>
                <w:szCs w:val="17"/>
              </w:rPr>
              <w:t>High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2273E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Final review screen shown before submission to prevent erroneous requests.</w:t>
            </w:r>
          </w:p>
        </w:tc>
      </w:tr>
      <w:tr w:rsidTr="6D953DEE" w14:paraId="38817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DCD0D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BR-035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211B4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Request Form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4E06E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Medium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5CFBE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Arabic language support for request form: currently English-only. Cross-check with operations team required. Decision must be confirmed before FSD.</w:t>
            </w:r>
          </w:p>
        </w:tc>
      </w:tr>
      <w:tr w:rsidTr="6D953DEE" w14:paraId="02721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6602D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BR-036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5DE7A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Pricing &amp; Payments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E3587">
            <w:pPr>
              <w:spacing w:before="60" w:after="60"/>
              <w:jc w:val="center"/>
            </w:pPr>
            <w:r>
              <w:rPr>
                <w:b/>
                <w:bCs/>
                <w:color w:val="7B5E00"/>
                <w:sz w:val="17"/>
                <w:szCs w:val="17"/>
              </w:rPr>
              <w:t>High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86C98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Pricing based on: vehicle type × plate number × duration × company nationality (local vs. foreign - different price tiers).</w:t>
            </w:r>
          </w:p>
        </w:tc>
      </w:tr>
      <w:tr w:rsidTr="6D953DEE" w14:paraId="6AD1A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DF5F9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BR-037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01FBA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Pricing &amp; Payments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7EA70">
            <w:pPr>
              <w:spacing w:before="60" w:after="60"/>
              <w:jc w:val="center"/>
            </w:pPr>
            <w:r>
              <w:rPr>
                <w:b/>
                <w:bCs/>
                <w:color w:val="7B5E00"/>
                <w:sz w:val="17"/>
                <w:szCs w:val="17"/>
              </w:rPr>
              <w:t>High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C3D38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Manual bank transfer payment model retained (no payment gateway in current scope). System to be future-ready for gateway integration. Client uploads bank receipt; Finance team verifies in-system.</w:t>
            </w:r>
          </w:p>
        </w:tc>
      </w:tr>
      <w:tr w:rsidTr="6D953DEE" w14:paraId="412E4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673DB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BR-038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B3C29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Pricing &amp; Payments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B6ACC">
            <w:pPr>
              <w:spacing w:before="60" w:after="60"/>
              <w:jc w:val="center"/>
            </w:pPr>
            <w:r>
              <w:rPr>
                <w:b/>
                <w:bCs/>
                <w:color w:val="7B5E00"/>
                <w:sz w:val="17"/>
                <w:szCs w:val="17"/>
              </w:rPr>
              <w:t>High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C8ABD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Finance team can reject uploaded bank receipt with structured comment requesting a revised receipt. Rejection triggers notification to client.</w:t>
            </w:r>
          </w:p>
        </w:tc>
      </w:tr>
      <w:tr w:rsidTr="6D953DEE" w14:paraId="6ACD6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DB447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BR-039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C471F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Pricing &amp; Payments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C9CA9">
            <w:pPr>
              <w:spacing w:before="60" w:after="60"/>
              <w:jc w:val="center"/>
            </w:pPr>
            <w:r>
              <w:rPr>
                <w:b/>
                <w:bCs/>
                <w:color w:val="7B5E00"/>
                <w:sz w:val="17"/>
                <w:szCs w:val="17"/>
              </w:rPr>
              <w:t>High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B3D38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Invoice dashboard: Admin view to browse invoices, filter by location, and download. Invoice PDF to be redesigned to meet UAE standards. SAP B1 integration handles financial posting and automated invoice generation.</w:t>
            </w:r>
          </w:p>
        </w:tc>
      </w:tr>
      <w:tr w:rsidTr="6D953DEE" w14:paraId="5A6F0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50A58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BR-040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04646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Pricing &amp; Payments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C2C6B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Medium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6AEA5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Quotation management: dedicated admin menu to browse all quotations. Rental dashboard reclassified as a report (monthly/yearly vehicle revenue data).</w:t>
            </w:r>
          </w:p>
        </w:tc>
      </w:tr>
      <w:tr w:rsidTr="6D953DEE" w14:paraId="37F7C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ED2EB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BR-041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F268C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RBAC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BA9FD"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Critical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FD2E3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Four roles with defined access matrices: Super Admin, Controller (Admin), Staff (internal Alwarra), PRO (client-side). Role hierarchy: Super Admin → Controller → Staff (internal); Client → PRO (external).</w:t>
            </w:r>
          </w:p>
        </w:tc>
      </w:tr>
      <w:tr w:rsidTr="6D953DEE" w14:paraId="0EB54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98713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BR-042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A9327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RBAC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179AC"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Critical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D9F33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Super Admin: full control over both Staff and PRO/Client sides. Manages stages, modules, journal settings, all users, master data. Controller: manages Staff side and Client/PRO side. Client: manages PROs registered under their company only. PRO: sees own company data by default; Client can grant full access optionally.</w:t>
            </w:r>
          </w:p>
        </w:tc>
      </w:tr>
      <w:tr w:rsidTr="6D953DEE" w14:paraId="56176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2E8AA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BR-043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23F1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RBAC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0E976"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Critical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56485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Module management must be built from scratch. Admin assigns module-level visibility per user. Staff access scoped to assigned workflow stages only. Master/admin sections removed from Staff menu.</w:t>
            </w:r>
          </w:p>
        </w:tc>
      </w:tr>
      <w:tr w:rsidTr="6D953DEE" w14:paraId="64B75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1C242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BR-044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1F95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RBAC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E80D2">
            <w:pPr>
              <w:spacing w:before="60" w:after="60"/>
              <w:jc w:val="center"/>
            </w:pPr>
            <w:r>
              <w:rPr>
                <w:b/>
                <w:bCs/>
                <w:color w:val="7B5E00"/>
                <w:sz w:val="17"/>
                <w:szCs w:val="17"/>
              </w:rPr>
              <w:t>High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1FECC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Reports: default set visible to all users (view-only). Additional reports admin-assigned per user via RBAC. Custom reports access to be discussed in full detail.</w:t>
            </w:r>
          </w:p>
        </w:tc>
      </w:tr>
      <w:tr w:rsidTr="6D953DEE" w14:paraId="2FF98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B9838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BR-045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B0717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RBAC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E2051">
            <w:pPr>
              <w:spacing w:before="60" w:after="60"/>
              <w:jc w:val="center"/>
            </w:pPr>
            <w:r>
              <w:rPr>
                <w:b/>
                <w:bCs/>
                <w:color w:val="7B5E00"/>
                <w:sz w:val="17"/>
                <w:szCs w:val="17"/>
              </w:rPr>
              <w:t>High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3E238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Staff user management: maintain staff logs, assign staff to specific workflow stages. Employee performance tracking per request/stage. High performer recognition functionality.</w:t>
            </w:r>
          </w:p>
        </w:tc>
      </w:tr>
      <w:tr w:rsidTr="6D953DEE" w14:paraId="08EEF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3E3B3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BR-046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09C81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Reports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CF832">
            <w:pPr>
              <w:spacing w:before="60" w:after="60"/>
              <w:jc w:val="center"/>
            </w:pPr>
            <w:r>
              <w:rPr>
                <w:b/>
                <w:bCs/>
                <w:color w:val="7B5E00"/>
                <w:sz w:val="17"/>
                <w:szCs w:val="17"/>
              </w:rPr>
              <w:t>High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8C6C7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My Reports section: login history/audit logs, request cycle completion time, personal performance tracking - all view-only.</w:t>
            </w:r>
          </w:p>
        </w:tc>
      </w:tr>
      <w:tr w:rsidTr="6D953DEE" w14:paraId="4FD39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5C093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BR-047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1A03E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Reports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CC321">
            <w:pPr>
              <w:spacing w:before="60" w:after="60"/>
              <w:jc w:val="center"/>
            </w:pPr>
            <w:r>
              <w:rPr>
                <w:b/>
                <w:bCs/>
                <w:color w:val="7B5E00"/>
                <w:sz w:val="17"/>
                <w:szCs w:val="17"/>
              </w:rPr>
              <w:t>High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E7C0C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My Approval Log: history of requests approved, comments, and failure count - personal performance tracker.</w:t>
            </w:r>
          </w:p>
        </w:tc>
      </w:tr>
      <w:tr w:rsidTr="6D953DEE" w14:paraId="232E0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6C8E8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BR-048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24441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Reports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FE516">
            <w:pPr>
              <w:spacing w:before="60" w:after="60"/>
              <w:jc w:val="center"/>
            </w:pPr>
            <w:r>
              <w:rPr>
                <w:b/>
                <w:bCs/>
                <w:color w:val="7B5E00"/>
                <w:sz w:val="17"/>
                <w:szCs w:val="17"/>
              </w:rPr>
              <w:t>High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4906D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My Profile: personal details, audit logs (rename 'Logins' to 'Audit Logs'), email notification toggle (Staff only - must NOT appear on PRO/Client profile), Change Password option.</w:t>
            </w:r>
          </w:p>
        </w:tc>
      </w:tr>
      <w:tr w:rsidTr="6D953DEE" w14:paraId="3CA03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8667E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BR-049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D469C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Reports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10590">
            <w:pPr>
              <w:spacing w:before="60" w:after="60"/>
              <w:jc w:val="center"/>
            </w:pPr>
            <w:r>
              <w:rPr>
                <w:b/>
                <w:bCs/>
                <w:color w:val="7B5E00"/>
                <w:sz w:val="17"/>
                <w:szCs w:val="17"/>
              </w:rPr>
              <w:t>High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F3645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Reports module: standard reports (monthly, date-wise, revenue); dynamic/custom reports with admin-configurable filters. Role-based dashboards with approval listings, financial reports, SLA bottleneck heat maps.</w:t>
            </w:r>
          </w:p>
        </w:tc>
      </w:tr>
      <w:tr w:rsidTr="6D953DEE" w14:paraId="6112D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F915C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BR-050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36040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Document Mgmt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914FD">
            <w:pPr>
              <w:spacing w:before="60" w:after="60"/>
              <w:jc w:val="center"/>
            </w:pPr>
            <w:r>
              <w:rPr>
                <w:b/>
                <w:bCs/>
                <w:color w:val="7B5E00"/>
                <w:sz w:val="17"/>
                <w:szCs w:val="17"/>
              </w:rPr>
              <w:t>High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79C6C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Company Profile page: request data shown as summary statistics/graphs (Approved, Submitted, Pending counts) with link to full request list. Company categories: National and Foreigner.</w:t>
            </w:r>
          </w:p>
        </w:tc>
      </w:tr>
      <w:tr w:rsidTr="6D953DEE" w14:paraId="538AE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199DD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BR-051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357D0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Document Mgmt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E004A">
            <w:pPr>
              <w:spacing w:before="60" w:after="60"/>
              <w:jc w:val="center"/>
            </w:pPr>
            <w:r>
              <w:rPr>
                <w:b/>
                <w:bCs/>
                <w:color w:val="7B5E00"/>
                <w:sz w:val="17"/>
                <w:szCs w:val="17"/>
              </w:rPr>
              <w:t>High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AA99D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Registration and PRO registration documents cannot be changed without admin approval. Request-level documents can be updated more freely. Document filter to distinguish locked vs. updatable documents.</w:t>
            </w:r>
          </w:p>
        </w:tc>
      </w:tr>
      <w:tr w:rsidTr="6D953DEE" w14:paraId="115A6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E9B0B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BR-052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170CE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Document Mgmt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5FFDE">
            <w:pPr>
              <w:spacing w:before="60" w:after="60"/>
              <w:jc w:val="center"/>
            </w:pPr>
            <w:r>
              <w:rPr>
                <w:b/>
                <w:bCs/>
                <w:color w:val="7B5E00"/>
                <w:sz w:val="17"/>
                <w:szCs w:val="17"/>
              </w:rPr>
              <w:t>High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E077E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LOA (Letter of Authority): client uploads; admin verifies for authenticity and approves. Includes issue date and expiry date fields. 'Expiring soon' alert threshold (5–10 days suggested) to be confirmed.</w:t>
            </w:r>
          </w:p>
        </w:tc>
      </w:tr>
      <w:tr w:rsidTr="6D953DEE" w14:paraId="49AAD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68465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BR-053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4927F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Document Mgmt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D5694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Medium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330F3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Vehicle list to be added to company profile / My Portfolio section. FAQ/documentation section at bottom of PRO left-menu: training videos and user manuals consolidated.</w:t>
            </w:r>
          </w:p>
        </w:tc>
      </w:tr>
      <w:tr w:rsidTr="6D953DEE" w14:paraId="40808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4B934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BR-054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B181B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Document Mgmt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F8250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Medium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FE531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Document storage to be cloud-based (provider TBD). Drive-style document reuse across forms. Master data configuration: price lists, vehicle types, location types, FAQs, departments, stage definitions, invoice workflow - admin-manageable.</w:t>
            </w:r>
          </w:p>
        </w:tc>
      </w:tr>
      <w:tr w:rsidTr="6D953DEE" w14:paraId="68B04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C8CFE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BR-055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466C6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Notifications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74DC5"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Critical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1C88D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In-house notification system: in-app notifications for users. Notification trigger matrix must be defined (event → channel [in-app/email/SMS] → role). Confirmed in BRD scope but trigger matrix is currently undefined - critical blocker.</w:t>
            </w:r>
          </w:p>
        </w:tc>
      </w:tr>
      <w:tr w:rsidTr="6D953DEE" w14:paraId="6D4FF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FD047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BR-056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58264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Notifications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9AB4">
            <w:pPr>
              <w:spacing w:before="60" w:after="60"/>
              <w:jc w:val="center"/>
            </w:pPr>
            <w:r>
              <w:rPr>
                <w:b/>
                <w:bCs/>
                <w:color w:val="7B5E00"/>
                <w:sz w:val="17"/>
                <w:szCs w:val="17"/>
              </w:rPr>
              <w:t>High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95FB5" w14:textId="581BE098">
            <w:pPr>
              <w:spacing w:before="60" w:after="60"/>
            </w:pPr>
            <w:r w:rsidRPr="6D953DEE" w:rsidR="6D953DEE">
              <w:rPr>
                <w:color w:val="222222"/>
                <w:sz w:val="18"/>
                <w:szCs w:val="18"/>
              </w:rPr>
              <w:t xml:space="preserve">Notification </w:t>
            </w:r>
            <w:r w:rsidRPr="6D953DEE" w:rsidR="6D953DEE">
              <w:rPr>
                <w:color w:val="222222"/>
                <w:sz w:val="18"/>
                <w:szCs w:val="18"/>
              </w:rPr>
              <w:t>center</w:t>
            </w:r>
            <w:r w:rsidRPr="6D953DEE" w:rsidR="6D953DEE">
              <w:rPr>
                <w:color w:val="222222"/>
                <w:sz w:val="18"/>
                <w:szCs w:val="18"/>
              </w:rPr>
              <w:t xml:space="preserve">: system notifications + email notifications in a single view. Bulk SMS/email </w:t>
            </w:r>
            <w:r w:rsidRPr="6D953DEE" w:rsidR="6D953DEE">
              <w:rPr>
                <w:color w:val="222222"/>
                <w:sz w:val="18"/>
                <w:szCs w:val="18"/>
              </w:rPr>
              <w:t>templating</w:t>
            </w:r>
            <w:r w:rsidRPr="6D953DEE" w:rsidR="6D953DEE">
              <w:rPr>
                <w:color w:val="222222"/>
                <w:sz w:val="18"/>
                <w:szCs w:val="18"/>
              </w:rPr>
              <w:t xml:space="preserve">: admin selects from </w:t>
            </w:r>
            <w:r w:rsidRPr="6D953DEE" w:rsidR="6D953DEE">
              <w:rPr>
                <w:color w:val="222222"/>
                <w:sz w:val="18"/>
                <w:szCs w:val="18"/>
                <w:lang w:val="en-US"/>
              </w:rPr>
              <w:t>per-loaded</w:t>
            </w:r>
            <w:r w:rsidRPr="6D953DEE" w:rsidR="6D953DEE">
              <w:rPr>
                <w:color w:val="222222"/>
                <w:sz w:val="18"/>
                <w:szCs w:val="18"/>
              </w:rPr>
              <w:t xml:space="preserve"> templates, triggers to all or selected clients. Send history tracked (sender, count, date).</w:t>
            </w:r>
          </w:p>
        </w:tc>
      </w:tr>
      <w:tr w:rsidTr="6D953DEE" w14:paraId="1C695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63344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BR-057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19F7E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Integrations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7829D"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Critical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29AF1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SAP B1 integration: financial posting, credit notes, financial exchanges, automated invoice generation.</w:t>
            </w:r>
          </w:p>
        </w:tc>
      </w:tr>
      <w:tr w:rsidTr="6D953DEE" w14:paraId="31CAF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F6D52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BR-058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89B48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Integrations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40500"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Critical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7004F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UAE Pass SSO integration: government identity via Emirates ID. Must be rebuilt for new portal (not carried over from existing system).</w:t>
            </w:r>
          </w:p>
        </w:tc>
      </w:tr>
      <w:tr w:rsidTr="6D953DEE" w14:paraId="300B9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34B54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BR-059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43A62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Integrations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37677">
            <w:pPr>
              <w:spacing w:before="60" w:after="60"/>
              <w:jc w:val="center"/>
            </w:pPr>
            <w:r>
              <w:rPr>
                <w:b/>
                <w:bCs/>
                <w:color w:val="7B5E00"/>
                <w:sz w:val="17"/>
                <w:szCs w:val="17"/>
              </w:rPr>
              <w:t>High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C9303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ADP (Abu Dhabi Police) API integration: vehicle list and permit verification. Currently expired/non-functional - renewal required. Status and timeline to be confirmed.</w:t>
            </w:r>
          </w:p>
        </w:tc>
      </w:tr>
      <w:tr w:rsidTr="6D953DEE" w14:paraId="21529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A6FE2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BR-060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7E375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Integrations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3CB8A">
            <w:pPr>
              <w:spacing w:before="60" w:after="60"/>
              <w:jc w:val="center"/>
            </w:pPr>
            <w:r>
              <w:rPr>
                <w:b/>
                <w:bCs/>
                <w:color w:val="7B5E00"/>
                <w:sz w:val="17"/>
                <w:szCs w:val="17"/>
              </w:rPr>
              <w:t>High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11547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 xml:space="preserve">Authority submission integration for relevant regulatory parties. </w:t>
            </w:r>
            <w:r>
              <w:rPr>
                <w:color w:val="222222"/>
                <w:sz w:val="18"/>
                <w:szCs w:val="18"/>
                <w:lang w:val="en-US"/>
              </w:rPr>
              <w:t>Bar-code</w:t>
            </w:r>
            <w:r>
              <w:rPr>
                <w:color w:val="222222"/>
                <w:sz w:val="18"/>
                <w:szCs w:val="18"/>
              </w:rPr>
              <w:t xml:space="preserve"> upload and validation integration (onshore physical submission tracking). CICPA/CISPA offshore </w:t>
            </w:r>
            <w:r>
              <w:rPr>
                <w:color w:val="222222"/>
                <w:sz w:val="18"/>
                <w:szCs w:val="18"/>
                <w:lang w:val="en-US"/>
              </w:rPr>
              <w:t>bar-code</w:t>
            </w:r>
            <w:r>
              <w:rPr>
                <w:color w:val="222222"/>
                <w:sz w:val="18"/>
                <w:szCs w:val="18"/>
              </w:rPr>
              <w:t xml:space="preserve"> and permit integration - scope awaiting BU confirmation.</w:t>
            </w:r>
          </w:p>
        </w:tc>
      </w:tr>
      <w:tr w:rsidTr="6D953DEE" w14:paraId="33B5E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002D6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BR-061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3927D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Integrations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8604D">
            <w:pPr>
              <w:spacing w:before="60" w:after="60"/>
              <w:jc w:val="center"/>
            </w:pPr>
            <w:r>
              <w:rPr>
                <w:b/>
                <w:bCs/>
                <w:color w:val="7B5E00"/>
                <w:sz w:val="17"/>
                <w:szCs w:val="17"/>
              </w:rPr>
              <w:t>High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332D6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 xml:space="preserve">Alwaara Permits integration: NOC history and price listing for requested vehicles. Email and SMS gateway for system-generated communications. API gateway layer between front end and all core </w:t>
            </w:r>
            <w:r>
              <w:rPr>
                <w:color w:val="222222"/>
                <w:sz w:val="18"/>
                <w:szCs w:val="18"/>
                <w:lang w:val="en-US"/>
              </w:rPr>
              <w:t>back-end</w:t>
            </w:r>
            <w:r>
              <w:rPr>
                <w:color w:val="222222"/>
                <w:sz w:val="18"/>
                <w:szCs w:val="18"/>
              </w:rPr>
              <w:t xml:space="preserve"> services.</w:t>
            </w:r>
          </w:p>
        </w:tc>
      </w:tr>
      <w:tr w:rsidTr="6D953DEE" w14:paraId="423F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B3D4B">
            <w:pPr>
              <w:spacing w:before="60" w:after="60"/>
              <w:jc w:val="center"/>
              <w:rPr>
                <w:rFonts w:hint="default"/>
                <w:lang w:val="en-US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BR-06</w:t>
            </w:r>
            <w:r>
              <w:rPr>
                <w:rFonts w:hint="default"/>
                <w:b/>
                <w:bCs/>
                <w:color w:val="1F4E79"/>
                <w:sz w:val="18"/>
                <w:szCs w:val="18"/>
                <w:lang w:val="en-US"/>
              </w:rPr>
              <w:t>2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A2BEB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Design &amp; UX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872B7"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Critical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9A9E3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Completely new UI - must not be copied from the existing portal. Brand guidelines govern design. Arabic is the primary/default language for all screens. Full RTL layout.</w:t>
            </w:r>
          </w:p>
        </w:tc>
      </w:tr>
      <w:tr w:rsidTr="6D953DEE" w14:paraId="0AB6D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13D1E">
            <w:pPr>
              <w:spacing w:before="60" w:after="60"/>
              <w:jc w:val="center"/>
              <w:rPr>
                <w:rFonts w:hint="default"/>
                <w:lang w:val="en-US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BR-06</w:t>
            </w:r>
            <w:r>
              <w:rPr>
                <w:rFonts w:hint="default"/>
                <w:b/>
                <w:bCs/>
                <w:color w:val="1F4E79"/>
                <w:sz w:val="18"/>
                <w:szCs w:val="18"/>
                <w:lang w:val="en-US"/>
              </w:rPr>
              <w:t>3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E505F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Design &amp; UX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7D4F8">
            <w:pPr>
              <w:spacing w:before="60" w:after="60"/>
              <w:jc w:val="center"/>
            </w:pPr>
            <w:r>
              <w:rPr>
                <w:b/>
                <w:bCs/>
                <w:color w:val="7B5E00"/>
                <w:sz w:val="17"/>
                <w:szCs w:val="17"/>
              </w:rPr>
              <w:t>High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0EDFB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English font: confirmed and shared (via Whats App). Arabic font: same as existing website. Both fonts now confirmed - designer unblocked. RTL component/library choice delegated to Product Team.</w:t>
            </w:r>
          </w:p>
        </w:tc>
      </w:tr>
      <w:tr w:rsidTr="6D953DEE" w14:paraId="5F311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E2628">
            <w:pPr>
              <w:spacing w:before="60" w:after="60"/>
              <w:jc w:val="center"/>
              <w:rPr>
                <w:rFonts w:hint="default"/>
                <w:lang w:val="en-US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BR-06</w:t>
            </w:r>
            <w:r>
              <w:rPr>
                <w:rFonts w:hint="default"/>
                <w:b/>
                <w:bCs/>
                <w:color w:val="1F4E79"/>
                <w:sz w:val="18"/>
                <w:szCs w:val="18"/>
                <w:lang w:val="en-US"/>
              </w:rPr>
              <w:t>4</w:t>
            </w:r>
          </w:p>
        </w:tc>
        <w:tc>
          <w:tcPr>
            <w:tcW w:w="13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CD041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Design &amp; UX</w:t>
            </w:r>
          </w:p>
        </w:tc>
        <w:tc>
          <w:tcPr>
            <w:tcW w:w="9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CC268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Medium</w:t>
            </w:r>
          </w:p>
        </w:tc>
        <w:tc>
          <w:tcPr>
            <w:tcW w:w="62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0DB4E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Franchise/business partner management - locations managed for government/partner entities. General/journal settings (e.g., bank account details): accessible by Super Admin only. Print/hard-copy support for request details.</w:t>
            </w:r>
          </w:p>
        </w:tc>
      </w:tr>
    </w:tbl>
    <w:p w14:paraId="292AFE03">
      <w:pPr>
        <w:pBdr>
          <w:bottom w:val="single" w:color="1F4E79" w:sz="6" w:space="2"/>
        </w:pBdr>
        <w:spacing w:before="280" w:after="100"/>
        <w:rPr>
          <w:b/>
          <w:bCs/>
          <w:color w:val="1F4E79"/>
          <w:sz w:val="28"/>
          <w:szCs w:val="28"/>
        </w:rPr>
      </w:pPr>
    </w:p>
    <w:p w14:paraId="3DF003C8">
      <w:pPr>
        <w:pBdr>
          <w:bottom w:val="single" w:color="1F4E79" w:sz="6" w:space="2"/>
        </w:pBdr>
        <w:spacing w:before="280" w:after="100"/>
      </w:pPr>
      <w:r>
        <w:rPr>
          <w:b/>
          <w:bCs/>
          <w:color w:val="1F4E79"/>
          <w:sz w:val="28"/>
          <w:szCs w:val="28"/>
        </w:rPr>
        <w:t>8. Assumptions &amp; Constraints</w:t>
      </w:r>
    </w:p>
    <w:p w14:paraId="10F9B3DD">
      <w:pPr>
        <w:spacing w:before="180" w:after="80"/>
      </w:pPr>
      <w:r>
        <w:rPr>
          <w:b/>
          <w:bCs/>
          <w:color w:val="2E75B6"/>
          <w:sz w:val="24"/>
          <w:szCs w:val="24"/>
        </w:rPr>
        <w:t>8.1 Assumptions</w:t>
      </w:r>
    </w:p>
    <w:p w14:paraId="144B13C7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The existing BRD provided by the client is sufficiently detailed. However, a revised BRD is prepared separately by vendor to capture all queries and clarifications identified during the discovery sessions. Formal sign-off for the discovery phase will be obtained based on this revised BRD submitted by the vendor. To support execution, the vendor team will also prepare a screen-wise PRD from time to time.</w:t>
      </w:r>
    </w:p>
    <w:p w14:paraId="7615BBE7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Arabic is the primary/default language for all screens. RTL library/component choice is delegated to the Product Team (no client constraint).</w:t>
      </w:r>
    </w:p>
    <w:p w14:paraId="16F53C7A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The Arabic font for the new portal is the same as the font used on the existing Alwarra website. No separate Arabic font sourcing is required.</w:t>
      </w:r>
    </w:p>
    <w:p w14:paraId="32C0CA4F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Onshore and offshore dashboards will have identical UI; only the underlying data differs. Operations team to confirm if any UI differentiation is required.</w:t>
      </w:r>
    </w:p>
    <w:p w14:paraId="7756620D" w14:textId="02EE3BBA">
      <w:pPr>
        <w:pStyle w:val="17"/>
        <w:numPr>
          <w:ilvl w:val="0"/>
          <w:numId w:val="2"/>
        </w:numPr>
        <w:spacing w:before="40" w:after="40"/>
        <w:rPr/>
      </w:pPr>
      <w:r w:rsidRPr="6D953DEE" w:rsidR="6D953DEE">
        <w:rPr>
          <w:color w:val="222222"/>
        </w:rPr>
        <w:t xml:space="preserve">The manual bank transfer payment model is the permanent process for the current scope. The system will be future-ready for payment gateway </w:t>
      </w:r>
      <w:r w:rsidRPr="6D953DEE" w:rsidR="6D953DEE">
        <w:rPr>
          <w:color w:val="222222"/>
        </w:rPr>
        <w:t>integration,</w:t>
      </w:r>
      <w:r w:rsidRPr="6D953DEE" w:rsidR="6D953DEE">
        <w:rPr>
          <w:color w:val="222222"/>
        </w:rPr>
        <w:t xml:space="preserve"> but this is not in scope for the current release.</w:t>
      </w:r>
    </w:p>
    <w:p w14:paraId="3FA2E5D7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LOA is always externally sourced from National Guard Security. The client/PRO uploads it to the portal; admin verifies and approves. No digital LOA API integration is planned.</w:t>
      </w:r>
    </w:p>
    <w:p w14:paraId="793D1D6B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The existing NOC request form fields have been approved by the business and require UI improvement only - no field-level redesign.</w:t>
      </w:r>
    </w:p>
    <w:p w14:paraId="7C840DA6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ADP API will be renewed by the relevant authority and available for integration during development. Timeline is not yet confirmed.</w:t>
      </w:r>
    </w:p>
    <w:p w14:paraId="78DCB2D0">
      <w:pPr>
        <w:spacing w:before="180" w:after="80"/>
      </w:pPr>
      <w:r>
        <w:rPr>
          <w:b/>
          <w:bCs/>
          <w:color w:val="2E75B6"/>
          <w:sz w:val="24"/>
          <w:szCs w:val="24"/>
        </w:rPr>
        <w:t>8.2 Constraints</w:t>
      </w:r>
    </w:p>
    <w:p w14:paraId="38CEDA77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The new portal must comply with all applicable UAE laws and data residency regulations. Cloud storage provider selection </w:t>
      </w:r>
      <w:r>
        <w:rPr>
          <w:color w:val="auto"/>
        </w:rPr>
        <w:t>will be done by the client</w:t>
      </w:r>
      <w:r>
        <w:rPr>
          <w:color w:val="0070C0"/>
        </w:rPr>
        <w:t xml:space="preserve"> </w:t>
      </w:r>
      <w:r>
        <w:rPr>
          <w:color w:val="222222"/>
        </w:rPr>
        <w:t>and must account for UAE data sovereignty requirements.</w:t>
      </w:r>
    </w:p>
    <w:p w14:paraId="6ECEC884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All UI components, icons, and fonts must comply with the client's brand guidelines. The font (English: confirmed; Arabic: existing website font) cannot be changed without client approval.</w:t>
      </w:r>
    </w:p>
    <w:p w14:paraId="64957AB8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UAE Pass integration must use the official government-certified UAE Pass SDK and icon - no third-party alternatives permitted.</w:t>
      </w:r>
    </w:p>
    <w:p w14:paraId="15B62CC8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SAP B1 integration must follow the existing SAP B1 instance's data schema and API contract. No SAP schema changes are in scope for this project.</w:t>
      </w:r>
    </w:p>
    <w:p w14:paraId="2EC3B398">
      <w:pPr>
        <w:pStyle w:val="17"/>
        <w:numPr>
          <w:ilvl w:val="0"/>
          <w:numId w:val="2"/>
        </w:numPr>
        <w:spacing w:before="40" w:after="40"/>
        <w:rPr/>
      </w:pPr>
      <w:r w:rsidRPr="6D953DEE" w:rsidR="6D953DEE">
        <w:rPr>
          <w:color w:val="222222"/>
        </w:rPr>
        <w:t>No payment gateway integration is in scope for the current release. The manual bank transfer + receipt upload model must be retained.</w:t>
      </w:r>
    </w:p>
    <w:p w14:paraId="7014A718">
      <w:pPr>
        <w:pStyle w:val="17"/>
        <w:numPr>
          <w:ilvl w:val="0"/>
          <w:numId w:val="2"/>
        </w:numPr>
        <w:spacing w:before="40" w:after="40"/>
      </w:pPr>
      <w:r>
        <w:rPr>
          <w:color w:val="222222"/>
        </w:rPr>
        <w:t>The notification trigger matrix (event → channel → role) has not been defined. The notification module cannot be designed or built until this matrix is approved.</w:t>
      </w:r>
    </w:p>
    <w:p w:rsidP="6D953DEE" w14:paraId="73B623D0" w14:textId="066F456A">
      <w:pPr>
        <w:pStyle w:val="17"/>
        <w:numPr>
          <w:ilvl w:val="0"/>
          <w:numId w:val="2"/>
        </w:numPr>
        <w:spacing w:before="40" w:after="40"/>
        <w:rPr>
          <w:color w:val="222222"/>
        </w:rPr>
      </w:pPr>
      <w:r w:rsidRPr="6D953DEE" w:rsidR="6D953DEE">
        <w:rPr>
          <w:color w:val="222222"/>
        </w:rPr>
        <w:t xml:space="preserve">The operations team has not </w:t>
      </w:r>
      <w:r w:rsidRPr="6D953DEE" w:rsidR="6D953DEE">
        <w:rPr>
          <w:color w:val="222222"/>
        </w:rPr>
        <w:t>participated</w:t>
      </w:r>
      <w:r w:rsidRPr="6D953DEE" w:rsidR="6D953DEE">
        <w:rPr>
          <w:color w:val="222222"/>
        </w:rPr>
        <w:t xml:space="preserve"> in any discovery </w:t>
      </w:r>
      <w:r w:rsidRPr="6D953DEE" w:rsidR="5958B271">
        <w:rPr>
          <w:color w:val="222222"/>
        </w:rPr>
        <w:t>sessions</w:t>
      </w:r>
      <w:r w:rsidRPr="6D953DEE" w:rsidR="6D953DEE">
        <w:rPr>
          <w:color w:val="222222"/>
        </w:rPr>
        <w:t>. Functional decisions deferred to the operations team (archive feature, Arabic for request form, report assignments) cannot be finalized, without their input.</w:t>
      </w:r>
    </w:p>
    <w:p w:rsidR="4DE6603C" w:rsidP="6D953DEE" w:rsidRDefault="4DE6603C" w14:paraId="56440229" w14:textId="4C36048E">
      <w:pPr>
        <w:pStyle w:val="17"/>
        <w:numPr>
          <w:ilvl w:val="0"/>
          <w:numId w:val="2"/>
        </w:numPr>
        <w:spacing w:before="40" w:after="40"/>
        <w:rPr>
          <w:color w:val="222222"/>
        </w:rPr>
      </w:pPr>
      <w:r w:rsidRPr="6D953DEE" w:rsidR="4DE6603C">
        <w:rPr>
          <w:color w:val="222222"/>
        </w:rPr>
        <w:t>CICPA/CISPA integration - pending BU confirmation. Waiting for confirmation, once received we must update the timelines</w:t>
      </w:r>
      <w:r w:rsidRPr="6D953DEE" w:rsidR="1E972CB1">
        <w:rPr>
          <w:color w:val="222222"/>
        </w:rPr>
        <w:t xml:space="preserve"> and efforts</w:t>
      </w:r>
      <w:r w:rsidRPr="6D953DEE" w:rsidR="4DE6603C">
        <w:rPr>
          <w:color w:val="222222"/>
        </w:rPr>
        <w:t xml:space="preserve"> accordingly.</w:t>
      </w:r>
    </w:p>
    <w:p w:rsidR="6D953DEE" w:rsidP="6D953DEE" w:rsidRDefault="6D953DEE" w14:paraId="5EDC4DE3" w14:textId="670A468E">
      <w:pPr>
        <w:pStyle w:val="17"/>
        <w:spacing w:before="40" w:after="40"/>
        <w:ind w:left="520"/>
        <w:rPr>
          <w:color w:val="222222"/>
        </w:rPr>
      </w:pPr>
    </w:p>
    <w:p w14:paraId="7B3BE23B">
      <w:pPr>
        <w:pBdr>
          <w:bottom w:val="single" w:color="1F4E79" w:sz="6" w:space="2"/>
        </w:pBdr>
        <w:spacing w:before="280" w:after="100"/>
        <w:rPr>
          <w:b/>
          <w:bCs/>
          <w:color w:val="1F4E79"/>
          <w:sz w:val="28"/>
          <w:szCs w:val="28"/>
        </w:rPr>
      </w:pPr>
    </w:p>
    <w:p w14:paraId="54379A42">
      <w:pPr>
        <w:pBdr>
          <w:bottom w:val="single" w:color="1F4E79" w:sz="6" w:space="2"/>
        </w:pBdr>
        <w:spacing w:before="280" w:after="100"/>
      </w:pPr>
      <w:r>
        <w:rPr>
          <w:b/>
          <w:bCs/>
          <w:color w:val="1F4E79"/>
          <w:sz w:val="28"/>
          <w:szCs w:val="28"/>
        </w:rPr>
        <w:t>9. Dependencies</w:t>
      </w:r>
    </w:p>
    <w:tbl>
      <w:tblPr>
        <w:tblStyle w:val="9"/>
        <w:tblW w:w="9390" w:type="dxa"/>
        <w:tblInd w:w="6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90"/>
        <w:gridCol w:w="1770"/>
        <w:gridCol w:w="4418"/>
        <w:gridCol w:w="532"/>
        <w:gridCol w:w="1880"/>
      </w:tblGrid>
      <w:tr w14:paraId="6694F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3E929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66DCD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Dependency</w:t>
            </w:r>
          </w:p>
        </w:tc>
        <w:tc>
          <w:tcPr>
            <w:tcW w:w="4950" w:type="dxa"/>
            <w:gridSpan w:val="2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D1D35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8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C100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14:paraId="7A4F8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AAA97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D-01</w:t>
            </w:r>
          </w:p>
        </w:tc>
        <w:tc>
          <w:tcPr>
            <w:tcW w:w="1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963C6">
            <w:pPr>
              <w:spacing w:before="60" w:after="60"/>
            </w:pPr>
            <w:r>
              <w:rPr>
                <w:color w:val="auto"/>
                <w:sz w:val="19"/>
                <w:szCs w:val="19"/>
              </w:rPr>
              <w:t>NFR</w:t>
            </w:r>
          </w:p>
        </w:tc>
        <w:tc>
          <w:tcPr>
            <w:tcW w:w="441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54894">
            <w:pPr>
              <w:spacing w:before="60" w:after="6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NFR will be discussed with Technical team of Kellton and Mair group and will be finalizedin Upcoming weeks</w:t>
            </w:r>
            <w:bookmarkStart w:name="_GoBack" w:id="0"/>
            <w:bookmarkEnd w:id="0"/>
          </w:p>
        </w:tc>
        <w:tc>
          <w:tcPr>
            <w:tcW w:w="2412" w:type="dxa"/>
            <w:gridSpan w:val="2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D9833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Pankaj Bisht / Technical Team</w:t>
            </w:r>
          </w:p>
        </w:tc>
      </w:tr>
      <w:tr w14:paraId="79A8E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96E69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D-02</w:t>
            </w:r>
          </w:p>
        </w:tc>
        <w:tc>
          <w:tcPr>
            <w:tcW w:w="1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558CB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UAE Pass API Credentials</w:t>
            </w:r>
          </w:p>
        </w:tc>
        <w:tc>
          <w:tcPr>
            <w:tcW w:w="441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81B93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UAE Pass SDK and API credentials required from the UAE government digital identity authority before SSO integration development can begin.</w:t>
            </w:r>
          </w:p>
        </w:tc>
        <w:tc>
          <w:tcPr>
            <w:tcW w:w="2412" w:type="dxa"/>
            <w:gridSpan w:val="2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D5F5B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Surya Pratap / Mair IT</w:t>
            </w:r>
          </w:p>
        </w:tc>
      </w:tr>
      <w:tr w14:paraId="044F7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32672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D-03</w:t>
            </w:r>
          </w:p>
        </w:tc>
        <w:tc>
          <w:tcPr>
            <w:tcW w:w="1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38017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SAP B1 API / Data Schema</w:t>
            </w:r>
          </w:p>
        </w:tc>
        <w:tc>
          <w:tcPr>
            <w:tcW w:w="441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721A1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SAP B1 data schema, API documentation, and access credentials required before financial integration development can begin.</w:t>
            </w:r>
          </w:p>
        </w:tc>
        <w:tc>
          <w:tcPr>
            <w:tcW w:w="2412" w:type="dxa"/>
            <w:gridSpan w:val="2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99817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Surya Pratap / Finance Team</w:t>
            </w:r>
          </w:p>
        </w:tc>
      </w:tr>
      <w:tr w14:paraId="0B966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79C81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D-04</w:t>
            </w:r>
          </w:p>
        </w:tc>
        <w:tc>
          <w:tcPr>
            <w:tcW w:w="1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634C0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ADP API Renewal</w:t>
            </w:r>
          </w:p>
        </w:tc>
        <w:tc>
          <w:tcPr>
            <w:tcW w:w="441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B3DAC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ADP (Abu Dhabi Police) API is currently expired and non-functional. Renewal must be confirmed and new credentials obtained before vehicle verification integration can be built.</w:t>
            </w:r>
          </w:p>
        </w:tc>
        <w:tc>
          <w:tcPr>
            <w:tcW w:w="2412" w:type="dxa"/>
            <w:gridSpan w:val="2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BD573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Surya Pratap / IT</w:t>
            </w:r>
          </w:p>
        </w:tc>
      </w:tr>
      <w:tr w14:paraId="44C88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177E5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D-05</w:t>
            </w:r>
          </w:p>
        </w:tc>
        <w:tc>
          <w:tcPr>
            <w:tcW w:w="1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C968C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CICPA / CISPA Integration Scope</w:t>
            </w:r>
          </w:p>
        </w:tc>
        <w:tc>
          <w:tcPr>
            <w:tcW w:w="441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827F0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CICPA integration for offshore submission tracking awaits BU (Business Unit) confirmation. Scope decision required before offshore workflow can be designed.</w:t>
            </w:r>
          </w:p>
        </w:tc>
        <w:tc>
          <w:tcPr>
            <w:tcW w:w="2412" w:type="dxa"/>
            <w:gridSpan w:val="2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05AEB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Surya Pratap / Operations</w:t>
            </w:r>
          </w:p>
        </w:tc>
      </w:tr>
      <w:tr w14:paraId="0846F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DD912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D-06</w:t>
            </w:r>
          </w:p>
        </w:tc>
        <w:tc>
          <w:tcPr>
            <w:tcW w:w="1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24C93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Notification Trigger Matrix</w:t>
            </w:r>
          </w:p>
        </w:tc>
        <w:tc>
          <w:tcPr>
            <w:tcW w:w="441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F668D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Full event → channel → role notification trigger matrix must be defined and approved by the business before the notification module can be designed or built.</w:t>
            </w:r>
          </w:p>
        </w:tc>
        <w:tc>
          <w:tcPr>
            <w:tcW w:w="2412" w:type="dxa"/>
            <w:gridSpan w:val="2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9BBEE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Surya Pratap / Business Team</w:t>
            </w:r>
          </w:p>
        </w:tc>
      </w:tr>
      <w:tr w14:paraId="6FA77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EF4AA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D-07</w:t>
            </w:r>
          </w:p>
        </w:tc>
        <w:tc>
          <w:tcPr>
            <w:tcW w:w="1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35980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Brand Guidelines - Fonts &amp; Icons</w:t>
            </w:r>
          </w:p>
        </w:tc>
        <w:tc>
          <w:tcPr>
            <w:tcW w:w="441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71265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 xml:space="preserve">English font confirmed. Arabic font identified. Onshore/Offshore icons to be sourced from </w:t>
            </w:r>
            <w:r>
              <w:rPr>
                <w:rFonts w:hint="default"/>
                <w:color w:val="222222"/>
                <w:sz w:val="19"/>
                <w:szCs w:val="19"/>
                <w:lang w:val="en-US"/>
              </w:rPr>
              <w:t>Surya</w:t>
            </w:r>
            <w:r>
              <w:rPr>
                <w:color w:val="222222"/>
                <w:sz w:val="19"/>
                <w:szCs w:val="19"/>
              </w:rPr>
              <w:t>. UAE Pass icon to be sourced from UAE Pass website.</w:t>
            </w:r>
          </w:p>
        </w:tc>
        <w:tc>
          <w:tcPr>
            <w:tcW w:w="2412" w:type="dxa"/>
            <w:gridSpan w:val="2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E51C7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 xml:space="preserve">Surya Pratap </w:t>
            </w:r>
          </w:p>
        </w:tc>
      </w:tr>
      <w:tr w14:paraId="27E03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19396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D-08</w:t>
            </w:r>
          </w:p>
        </w:tc>
        <w:tc>
          <w:tcPr>
            <w:tcW w:w="1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2ADA2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Operations Team Availability</w:t>
            </w:r>
          </w:p>
        </w:tc>
        <w:tc>
          <w:tcPr>
            <w:tcW w:w="441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CF331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Multiple functional decisions (archive feature, Arabic for request form, report assignments, onshore/offshore UI differences) are deferred to the operations team. Their participation in a discovery session is required.</w:t>
            </w:r>
          </w:p>
        </w:tc>
        <w:tc>
          <w:tcPr>
            <w:tcW w:w="2412" w:type="dxa"/>
            <w:gridSpan w:val="2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D9E42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Surya Pratap / Project Sponsor</w:t>
            </w:r>
          </w:p>
        </w:tc>
      </w:tr>
      <w:tr w14:paraId="29D7C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4D63D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D-09</w:t>
            </w:r>
          </w:p>
        </w:tc>
        <w:tc>
          <w:tcPr>
            <w:tcW w:w="1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5C22C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Staging Environment</w:t>
            </w:r>
          </w:p>
        </w:tc>
        <w:tc>
          <w:tcPr>
            <w:tcW w:w="441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47AAC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Staging environment to be created by Mair IT once the vendor team's system design is received. Vendor team Bit-bucket access required for code collaboration.</w:t>
            </w:r>
          </w:p>
        </w:tc>
        <w:tc>
          <w:tcPr>
            <w:tcW w:w="2412" w:type="dxa"/>
            <w:gridSpan w:val="2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F1649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Surya Pratap / Mair IT</w:t>
            </w:r>
          </w:p>
        </w:tc>
      </w:tr>
      <w:tr w14:paraId="5D16F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1A2AA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D-10</w:t>
            </w:r>
          </w:p>
        </w:tc>
        <w:tc>
          <w:tcPr>
            <w:tcW w:w="1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92A97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RBAC Matrix Approval</w:t>
            </w:r>
          </w:p>
        </w:tc>
        <w:tc>
          <w:tcPr>
            <w:tcW w:w="441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F389D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Full RBAC matrix (all 4 roles × all modules × all features) to be produced by Kushagra Tembe and formally reviewed/approved by Surya Pratap before detailed module design begins.</w:t>
            </w:r>
          </w:p>
        </w:tc>
        <w:tc>
          <w:tcPr>
            <w:tcW w:w="2412" w:type="dxa"/>
            <w:gridSpan w:val="2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B66F9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Surya Pratap / Mair IT</w:t>
            </w:r>
          </w:p>
        </w:tc>
      </w:tr>
      <w:tr w14:paraId="4D1EE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F8AD9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D-13</w:t>
            </w:r>
          </w:p>
        </w:tc>
        <w:tc>
          <w:tcPr>
            <w:tcW w:w="17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9FA50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LOA Expiry Alert Threshold</w:t>
            </w:r>
          </w:p>
        </w:tc>
        <w:tc>
          <w:tcPr>
            <w:tcW w:w="441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38E2D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Business must confirm the 'expiring soon' threshold (days before LOA expiry) for the LOA alert. Suggested range: 5–10 days.</w:t>
            </w:r>
          </w:p>
        </w:tc>
        <w:tc>
          <w:tcPr>
            <w:tcW w:w="2412" w:type="dxa"/>
            <w:gridSpan w:val="2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5B7EA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Surya Pratap / Business</w:t>
            </w:r>
          </w:p>
        </w:tc>
      </w:tr>
    </w:tbl>
    <w:p w14:paraId="5F942058">
      <w:pPr>
        <w:pBdr>
          <w:bottom w:val="single" w:color="2E75B6" w:sz="8" w:space="2"/>
        </w:pBdr>
        <w:spacing w:before="200" w:after="120"/>
      </w:pPr>
    </w:p>
    <w:p w14:paraId="23C07CC6">
      <w:pPr>
        <w:pBdr>
          <w:bottom w:val="single" w:color="1F4E79" w:sz="6" w:space="2"/>
        </w:pBdr>
        <w:spacing w:before="280" w:after="100"/>
      </w:pPr>
      <w:r>
        <w:rPr>
          <w:b/>
          <w:bCs/>
          <w:color w:val="1F4E79"/>
          <w:sz w:val="28"/>
          <w:szCs w:val="28"/>
        </w:rPr>
        <w:t>10. Risks</w:t>
      </w:r>
    </w:p>
    <w:tbl>
      <w:tblPr>
        <w:tblStyle w:val="9"/>
        <w:tblW w:w="9360" w:type="dxa"/>
        <w:tblInd w:w="7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90"/>
        <w:gridCol w:w="2670"/>
        <w:gridCol w:w="1080"/>
        <w:gridCol w:w="1060"/>
        <w:gridCol w:w="3760"/>
      </w:tblGrid>
      <w:tr w14:paraId="2DD34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D0E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6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1042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Risk Description</w:t>
            </w:r>
          </w:p>
        </w:tc>
        <w:tc>
          <w:tcPr>
            <w:tcW w:w="1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78F5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Likelihood</w:t>
            </w:r>
          </w:p>
        </w:tc>
        <w:tc>
          <w:tcPr>
            <w:tcW w:w="106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52E4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376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A9B5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</w:tr>
      <w:tr w14:paraId="055DB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1A63E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R-01</w:t>
            </w:r>
          </w:p>
        </w:tc>
        <w:tc>
          <w:tcPr>
            <w:tcW w:w="26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8936E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ADP API remains expired - vehicle verification will be manual at go-live if not renewed before development.</w:t>
            </w:r>
          </w:p>
        </w:tc>
        <w:tc>
          <w:tcPr>
            <w:tcW w:w="1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20446">
            <w:pPr>
              <w:spacing w:before="60" w:after="60"/>
              <w:jc w:val="center"/>
            </w:pPr>
            <w:r>
              <w:rPr>
                <w:b/>
                <w:bCs/>
                <w:color w:val="7B5E00"/>
                <w:sz w:val="17"/>
                <w:szCs w:val="17"/>
              </w:rPr>
              <w:t>High</w:t>
            </w:r>
          </w:p>
        </w:tc>
        <w:tc>
          <w:tcPr>
            <w:tcW w:w="106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2E6F7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Medium</w:t>
            </w:r>
          </w:p>
        </w:tc>
        <w:tc>
          <w:tcPr>
            <w:tcW w:w="376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46AA9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Surya to initiate ADP API renewal process immediately. If renewal fails, manual verification fallback must be documented as a permanent workaround.</w:t>
            </w:r>
          </w:p>
        </w:tc>
      </w:tr>
      <w:tr w14:paraId="557FF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980FD">
            <w:pPr>
              <w:spacing w:before="60" w:after="60"/>
              <w:jc w:val="center"/>
              <w:rPr>
                <w:rFonts w:hint="default"/>
                <w:lang w:val="en-US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R-0</w:t>
            </w:r>
            <w:r>
              <w:rPr>
                <w:rFonts w:hint="default"/>
                <w:b/>
                <w:bCs/>
                <w:color w:val="1F4E79"/>
                <w:sz w:val="18"/>
                <w:szCs w:val="18"/>
                <w:lang w:val="en-US"/>
              </w:rPr>
              <w:t>2</w:t>
            </w:r>
          </w:p>
        </w:tc>
        <w:tc>
          <w:tcPr>
            <w:tcW w:w="26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1EAA8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CICPA/CISPA integration scope not confirmed - offshore workflow cannot be designed until BU confirms whether CICPA integration is required.</w:t>
            </w:r>
          </w:p>
        </w:tc>
        <w:tc>
          <w:tcPr>
            <w:tcW w:w="1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18E42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Medium</w:t>
            </w:r>
          </w:p>
        </w:tc>
        <w:tc>
          <w:tcPr>
            <w:tcW w:w="106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692F2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Medium</w:t>
            </w:r>
          </w:p>
        </w:tc>
        <w:tc>
          <w:tcPr>
            <w:tcW w:w="376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DC4F1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BU to confirm CICPA scope at the earliest. If out of scope, document manual offshore process as a workaround for the current release.</w:t>
            </w:r>
          </w:p>
        </w:tc>
      </w:tr>
      <w:tr w14:paraId="25208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53096">
            <w:pPr>
              <w:spacing w:before="60" w:after="60"/>
              <w:jc w:val="center"/>
              <w:rPr>
                <w:rFonts w:hint="default"/>
                <w:lang w:val="en-US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R-0</w:t>
            </w:r>
            <w:r>
              <w:rPr>
                <w:rFonts w:hint="default"/>
                <w:b/>
                <w:bCs/>
                <w:color w:val="1F4E79"/>
                <w:sz w:val="18"/>
                <w:szCs w:val="18"/>
                <w:lang w:val="en-US"/>
              </w:rPr>
              <w:t>3</w:t>
            </w:r>
          </w:p>
        </w:tc>
        <w:tc>
          <w:tcPr>
            <w:tcW w:w="26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E9277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Arabic scope for NOC request form unconfirmed - if Arabic is required in the form, significant design and development rework is needed.</w:t>
            </w:r>
          </w:p>
        </w:tc>
        <w:tc>
          <w:tcPr>
            <w:tcW w:w="1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E583B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Medium</w:t>
            </w:r>
          </w:p>
        </w:tc>
        <w:tc>
          <w:tcPr>
            <w:tcW w:w="106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86794">
            <w:pPr>
              <w:spacing w:before="60" w:after="60"/>
              <w:jc w:val="center"/>
            </w:pPr>
            <w:r>
              <w:rPr>
                <w:b/>
                <w:bCs/>
                <w:color w:val="7B5E00"/>
                <w:sz w:val="17"/>
                <w:szCs w:val="17"/>
              </w:rPr>
              <w:t>High</w:t>
            </w:r>
          </w:p>
        </w:tc>
        <w:tc>
          <w:tcPr>
            <w:tcW w:w="376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7932C">
            <w:pPr>
              <w:spacing w:before="60" w:after="60"/>
            </w:pPr>
            <w:r>
              <w:rPr>
                <w:color w:val="222222"/>
                <w:sz w:val="18"/>
                <w:szCs w:val="18"/>
              </w:rPr>
              <w:t>Operations team to confirm Arabic requirement for the request form as a priority. Treat as Critical if confirmation takes more than one week.</w:t>
            </w:r>
          </w:p>
        </w:tc>
      </w:tr>
    </w:tbl>
    <w:p w14:paraId="3275071A">
      <w:pPr>
        <w:pBdr>
          <w:bottom w:val="single" w:color="2E75B6" w:sz="8" w:space="2"/>
        </w:pBdr>
        <w:spacing w:before="200" w:after="120"/>
      </w:pPr>
    </w:p>
    <w:p w14:paraId="1222CCF0">
      <w:pPr>
        <w:pBdr>
          <w:bottom w:val="single" w:color="1F4E79" w:sz="6" w:space="2"/>
        </w:pBdr>
        <w:spacing w:before="280" w:after="100"/>
        <w:rPr>
          <w:color w:val="0070C0"/>
        </w:rPr>
      </w:pPr>
      <w:r>
        <w:rPr>
          <w:b/>
          <w:bCs/>
          <w:color w:val="1F4E79"/>
          <w:sz w:val="28"/>
          <w:szCs w:val="28"/>
        </w:rPr>
        <w:t xml:space="preserve">11. Success Criteria / KPIs </w:t>
      </w:r>
    </w:p>
    <w:tbl>
      <w:tblPr>
        <w:tblStyle w:val="9"/>
        <w:tblW w:w="9390" w:type="dxa"/>
        <w:tblInd w:w="7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0"/>
        <w:gridCol w:w="1648"/>
        <w:gridCol w:w="1979"/>
        <w:gridCol w:w="2203"/>
        <w:gridCol w:w="2730"/>
      </w:tblGrid>
      <w:tr w:rsidTr="6D953DEE" w14:paraId="77D13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3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56BB5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64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FA84C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Success Criterion</w:t>
            </w:r>
          </w:p>
        </w:tc>
        <w:tc>
          <w:tcPr>
            <w:tcW w:w="1979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1E2E5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 / KPI</w:t>
            </w:r>
          </w:p>
        </w:tc>
        <w:tc>
          <w:tcPr>
            <w:tcW w:w="2203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3AF45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273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F2EFC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Measurement Method</w:t>
            </w:r>
          </w:p>
        </w:tc>
      </w:tr>
      <w:tr w:rsidTr="6D953DEE" w14:paraId="2206A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86CB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SC-01</w:t>
            </w:r>
          </w:p>
        </w:tc>
        <w:tc>
          <w:tcPr>
            <w:tcW w:w="164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145B7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Unified Dashboard Adoption</w:t>
            </w:r>
          </w:p>
        </w:tc>
        <w:tc>
          <w:tcPr>
            <w:tcW w:w="1979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1462E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Single dashboard with Onshore/Offshore toggle in production; no dual-dashboard workaround present.</w:t>
            </w:r>
          </w:p>
        </w:tc>
        <w:tc>
          <w:tcPr>
            <w:tcW w:w="2203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AB4F6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100% of users access data via single dashboard. Zero instances of year-split data access.</w:t>
            </w:r>
          </w:p>
        </w:tc>
        <w:tc>
          <w:tcPr>
            <w:tcW w:w="273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E5121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Post-launch audit of dashboard usage metrics.</w:t>
            </w:r>
          </w:p>
        </w:tc>
      </w:tr>
      <w:tr w:rsidTr="6D953DEE" w14:paraId="32A2E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B3DBB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SC-02</w:t>
            </w:r>
          </w:p>
        </w:tc>
        <w:tc>
          <w:tcPr>
            <w:tcW w:w="164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EECF1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RBAC Coverage</w:t>
            </w:r>
          </w:p>
        </w:tc>
        <w:tc>
          <w:tcPr>
            <w:tcW w:w="1979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953CF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All four roles (Super Admin, Controller, Staff, PRO) have fully defined and implemented access matrices.</w:t>
            </w:r>
          </w:p>
        </w:tc>
        <w:tc>
          <w:tcPr>
            <w:tcW w:w="2203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79DE8">
            <w:pPr>
              <w:spacing w:before="60" w:after="60"/>
              <w:rPr>
                <w:rFonts w:hint="default"/>
                <w:lang w:val="en-US"/>
              </w:rPr>
            </w:pPr>
            <w:r>
              <w:rPr>
                <w:color w:val="222222"/>
                <w:sz w:val="19"/>
                <w:szCs w:val="19"/>
              </w:rPr>
              <w:t xml:space="preserve">RBAC- related access </w:t>
            </w:r>
            <w:r>
              <w:rPr>
                <w:rFonts w:hint="default"/>
                <w:color w:val="222222"/>
                <w:sz w:val="19"/>
                <w:szCs w:val="19"/>
                <w:lang w:val="en-US"/>
              </w:rPr>
              <w:t>Control</w:t>
            </w:r>
          </w:p>
        </w:tc>
        <w:tc>
          <w:tcPr>
            <w:tcW w:w="273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45C49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Access incident log; RBAC test sign-off report.</w:t>
            </w:r>
          </w:p>
        </w:tc>
      </w:tr>
      <w:tr w:rsidTr="6D953DEE" w14:paraId="6C1A4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8DC48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SC-03</w:t>
            </w:r>
          </w:p>
        </w:tc>
        <w:tc>
          <w:tcPr>
            <w:tcW w:w="164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5CAEA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NOC Request Workflow Completion</w:t>
            </w:r>
          </w:p>
        </w:tc>
        <w:tc>
          <w:tcPr>
            <w:tcW w:w="1979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008EE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All 10 stages of the NOC approval workflow are operational and configurable without IT involvement.</w:t>
            </w:r>
          </w:p>
        </w:tc>
        <w:tc>
          <w:tcPr>
            <w:tcW w:w="2203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EB1FE">
            <w:pPr>
              <w:spacing w:before="60" w:after="60"/>
              <w:rPr>
                <w:rFonts w:hint="default"/>
                <w:lang w:val="en-US"/>
              </w:rPr>
            </w:pPr>
            <w:r>
              <w:rPr>
                <w:color w:val="222222"/>
                <w:sz w:val="19"/>
                <w:szCs w:val="19"/>
              </w:rPr>
              <w:t>Stage configuration changes achievable by Super Admin</w:t>
            </w:r>
            <w:r>
              <w:rPr>
                <w:rFonts w:hint="default"/>
                <w:color w:val="222222"/>
                <w:sz w:val="19"/>
                <w:szCs w:val="19"/>
                <w:lang w:val="en-US"/>
              </w:rPr>
              <w:t>.</w:t>
            </w:r>
          </w:p>
        </w:tc>
        <w:tc>
          <w:tcPr>
            <w:tcW w:w="273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9180D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Admin configuration test</w:t>
            </w:r>
          </w:p>
        </w:tc>
      </w:tr>
      <w:tr w:rsidTr="6D953DEE" w14:paraId="00D2E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1300B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SC-06</w:t>
            </w:r>
          </w:p>
        </w:tc>
        <w:tc>
          <w:tcPr>
            <w:tcW w:w="164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976B0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Arabic-First UI Coverage</w:t>
            </w:r>
          </w:p>
        </w:tc>
        <w:tc>
          <w:tcPr>
            <w:tcW w:w="1979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27125" w14:textId="35A60331">
            <w:pPr>
              <w:spacing w:before="60" w:after="60"/>
            </w:pPr>
            <w:r w:rsidRPr="6D953DEE" w:rsidR="6D953DEE">
              <w:rPr>
                <w:color w:val="222222"/>
                <w:sz w:val="19"/>
                <w:szCs w:val="19"/>
              </w:rPr>
              <w:t xml:space="preserve">All screens </w:t>
            </w:r>
            <w:r w:rsidRPr="6D953DEE" w:rsidR="6D953DEE">
              <w:rPr>
                <w:color w:val="222222"/>
                <w:sz w:val="19"/>
                <w:szCs w:val="19"/>
              </w:rPr>
              <w:t>rendered</w:t>
            </w:r>
            <w:r w:rsidRPr="6D953DEE" w:rsidR="6D953DEE">
              <w:rPr>
                <w:color w:val="222222"/>
                <w:sz w:val="19"/>
                <w:szCs w:val="19"/>
              </w:rPr>
              <w:t xml:space="preserve"> in Arabic (primary) with English toggle. Full RTL layout is impemented.</w:t>
            </w:r>
          </w:p>
        </w:tc>
        <w:tc>
          <w:tcPr>
            <w:tcW w:w="2203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F27FF">
            <w:pPr>
              <w:spacing w:before="60" w:after="6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Google translate along with the Specific translation of field option</w:t>
            </w:r>
          </w:p>
        </w:tc>
        <w:tc>
          <w:tcPr>
            <w:tcW w:w="273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45DBD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QA test report; user acceptance testing in Arabic.</w:t>
            </w:r>
          </w:p>
        </w:tc>
      </w:tr>
    </w:tbl>
    <w:p w:rsidR="5642C6DA" w:rsidP="5642C6DA" w:rsidRDefault="5642C6DA" w14:paraId="219C5F52" w14:textId="790B3341">
      <w:pPr>
        <w:pBdr>
          <w:bottom w:val="single" w:color="1F4E79" w:sz="6" w:space="2"/>
        </w:pBdr>
        <w:spacing w:before="280" w:after="100"/>
        <w:rPr>
          <w:b w:val="1"/>
          <w:bCs w:val="1"/>
          <w:color w:val="1F4E79"/>
          <w:sz w:val="28"/>
          <w:szCs w:val="28"/>
        </w:rPr>
      </w:pPr>
    </w:p>
    <w:p w:rsidR="5642C6DA" w:rsidP="5642C6DA" w:rsidRDefault="5642C6DA" w14:paraId="299FB9DD" w14:textId="6937CB6C">
      <w:pPr>
        <w:pBdr>
          <w:bottom w:val="single" w:color="1F4E79" w:sz="6" w:space="2"/>
        </w:pBdr>
        <w:spacing w:before="280" w:after="100"/>
        <w:rPr>
          <w:b w:val="1"/>
          <w:bCs w:val="1"/>
          <w:color w:val="1F4E79"/>
          <w:sz w:val="28"/>
          <w:szCs w:val="28"/>
        </w:rPr>
      </w:pPr>
    </w:p>
    <w:p w:rsidR="5642C6DA" w:rsidP="5642C6DA" w:rsidRDefault="5642C6DA" w14:paraId="4D4E1B09" w14:textId="7564780C">
      <w:pPr>
        <w:pBdr>
          <w:bottom w:val="single" w:color="1F4E79" w:sz="6" w:space="2"/>
        </w:pBdr>
        <w:spacing w:before="280" w:after="100"/>
        <w:rPr>
          <w:b w:val="1"/>
          <w:bCs w:val="1"/>
          <w:color w:val="1F4E79"/>
          <w:sz w:val="28"/>
          <w:szCs w:val="28"/>
        </w:rPr>
      </w:pPr>
    </w:p>
    <w:p w:rsidR="5642C6DA" w:rsidP="5642C6DA" w:rsidRDefault="5642C6DA" w14:paraId="71AACDC2" w14:textId="35086A76">
      <w:pPr>
        <w:pBdr>
          <w:bottom w:val="single" w:color="1F4E79" w:sz="6" w:space="2"/>
        </w:pBdr>
        <w:spacing w:before="280" w:after="100"/>
        <w:rPr>
          <w:b w:val="1"/>
          <w:bCs w:val="1"/>
          <w:color w:val="1F4E79"/>
          <w:sz w:val="28"/>
          <w:szCs w:val="28"/>
        </w:rPr>
      </w:pPr>
    </w:p>
    <w:p w:rsidR="5642C6DA" w:rsidP="5642C6DA" w:rsidRDefault="5642C6DA" w14:paraId="2CA0EC6F" w14:textId="29253618">
      <w:pPr>
        <w:pBdr>
          <w:bottom w:val="single" w:color="1F4E79" w:sz="6" w:space="2"/>
        </w:pBdr>
        <w:spacing w:before="280" w:after="100"/>
        <w:rPr>
          <w:b w:val="1"/>
          <w:bCs w:val="1"/>
          <w:color w:val="1F4E79"/>
          <w:sz w:val="28"/>
          <w:szCs w:val="28"/>
        </w:rPr>
      </w:pPr>
    </w:p>
    <w:p w14:paraId="7C9867AC">
      <w:pPr>
        <w:pBdr>
          <w:bottom w:val="single" w:color="1F4E79" w:sz="6" w:space="2"/>
        </w:pBdr>
        <w:spacing w:before="280" w:after="100"/>
      </w:pPr>
      <w:r>
        <w:rPr>
          <w:b/>
          <w:bCs/>
          <w:color w:val="1F4E79"/>
          <w:sz w:val="28"/>
          <w:szCs w:val="28"/>
        </w:rPr>
        <w:t>12. Revision History</w:t>
      </w:r>
    </w:p>
    <w:tbl>
      <w:tblPr>
        <w:tblStyle w:val="9"/>
        <w:tblW w:w="9621" w:type="dxa"/>
        <w:tblInd w:w="6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8"/>
        <w:gridCol w:w="1047"/>
        <w:gridCol w:w="1102"/>
        <w:gridCol w:w="1418"/>
        <w:gridCol w:w="1353"/>
        <w:gridCol w:w="1964"/>
        <w:gridCol w:w="1899"/>
      </w:tblGrid>
      <w:tr w:rsidTr="5642C6DA" w14:paraId="1C72D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3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D8E9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04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73AF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1102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B60F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141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9A17A">
            <w:pPr>
              <w:spacing w:before="60" w:after="6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Date</w:t>
            </w:r>
          </w:p>
        </w:tc>
        <w:tc>
          <w:tcPr>
            <w:tcW w:w="1353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EB68D">
            <w:pPr>
              <w:spacing w:before="60" w:after="60"/>
              <w:jc w:val="center"/>
              <w:rPr>
                <w:rFonts w:hint="default"/>
                <w:b/>
                <w:bCs/>
                <w:color w:val="FFFFFF"/>
                <w:sz w:val="18"/>
                <w:szCs w:val="18"/>
                <w:lang w:val="en-US"/>
              </w:rPr>
            </w:pPr>
            <w:r>
              <w:rPr>
                <w:rFonts w:hint="default"/>
                <w:lang w:val="en-US"/>
              </w:rPr>
              <w:t>Iteration</w:t>
            </w:r>
          </w:p>
        </w:tc>
        <w:tc>
          <w:tcPr>
            <w:tcW w:w="1964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70B182">
            <w:pPr>
              <w:spacing w:before="60" w:after="60"/>
              <w:jc w:val="center"/>
              <w:rPr>
                <w:rFonts w:hint="default" w:ascii="Calibri" w:hAnsi="Calibri" w:eastAsia="Calibri" w:cs="Calibri"/>
                <w:b/>
                <w:bCs/>
                <w:color w:val="FFFFFF"/>
                <w:sz w:val="18"/>
                <w:szCs w:val="18"/>
                <w:lang w:val="en-US" w:eastAsia="en-US" w:bidi="ar-SA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Description of Changes</w:t>
            </w:r>
          </w:p>
        </w:tc>
        <w:tc>
          <w:tcPr>
            <w:tcW w:w="1899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4B9578">
            <w:pPr>
              <w:spacing w:before="60" w:after="60"/>
              <w:jc w:val="center"/>
              <w:rPr>
                <w:rFonts w:hint="default" w:ascii="Calibri" w:hAnsi="Calibri" w:eastAsia="Calibri" w:cs="Calibri"/>
                <w:b/>
                <w:bCs/>
                <w:color w:val="FFFFFF"/>
                <w:sz w:val="18"/>
                <w:szCs w:val="18"/>
                <w:lang w:val="en-US" w:eastAsia="en-US" w:bidi="ar-SA"/>
              </w:rPr>
            </w:pPr>
            <w:r>
              <w:rPr>
                <w:rFonts w:hint="default"/>
                <w:b/>
                <w:bCs/>
                <w:color w:val="FFFFFF"/>
                <w:sz w:val="18"/>
                <w:szCs w:val="18"/>
                <w:lang w:val="en-US"/>
              </w:rPr>
              <w:t>Reviewer</w:t>
            </w:r>
          </w:p>
        </w:tc>
      </w:tr>
      <w:tr w:rsidTr="5642C6DA" w14:paraId="53964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E3970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1.0</w:t>
            </w:r>
          </w:p>
        </w:tc>
        <w:tc>
          <w:tcPr>
            <w:tcW w:w="104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44F60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>29 Apr 2026</w:t>
            </w:r>
          </w:p>
        </w:tc>
        <w:tc>
          <w:tcPr>
            <w:tcW w:w="1102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D4402">
            <w:pPr>
              <w:spacing w:before="60" w:after="60"/>
            </w:pPr>
            <w:r>
              <w:rPr>
                <w:color w:val="222222"/>
                <w:sz w:val="19"/>
                <w:szCs w:val="19"/>
              </w:rPr>
              <w:t xml:space="preserve">Kushagra Tembe </w:t>
            </w:r>
          </w:p>
        </w:tc>
        <w:tc>
          <w:tcPr>
            <w:tcW w:w="141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DCCC0">
            <w:pPr>
              <w:spacing w:before="60" w:after="6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30-APR</w:t>
            </w:r>
          </w:p>
        </w:tc>
        <w:tc>
          <w:tcPr>
            <w:tcW w:w="1353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D0B4F">
            <w:pPr>
              <w:spacing w:before="60" w:after="6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Initial Draft</w:t>
            </w:r>
          </w:p>
        </w:tc>
        <w:tc>
          <w:tcPr>
            <w:tcW w:w="1964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1C19E">
            <w:pPr>
              <w:spacing w:before="60" w:after="6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Minor Structural Updates</w:t>
            </w:r>
          </w:p>
        </w:tc>
        <w:tc>
          <w:tcPr>
            <w:tcW w:w="1899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8EC18">
            <w:pPr>
              <w:spacing w:before="60" w:after="6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Upasana Groover</w:t>
            </w:r>
          </w:p>
        </w:tc>
      </w:tr>
      <w:tr w:rsidTr="5642C6DA" w14:paraId="1FE9B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25AAD">
            <w:pPr>
              <w:spacing w:before="60" w:after="60"/>
              <w:rPr>
                <w:rFonts w:hint="default"/>
                <w:color w:val="222222"/>
                <w:sz w:val="19"/>
                <w:szCs w:val="19"/>
                <w:lang w:val="en-US"/>
              </w:rPr>
            </w:pPr>
            <w:r>
              <w:rPr>
                <w:rFonts w:hint="default"/>
                <w:color w:val="222222"/>
                <w:sz w:val="19"/>
                <w:szCs w:val="19"/>
                <w:lang w:val="en-US"/>
              </w:rPr>
              <w:t>1.1</w:t>
            </w:r>
          </w:p>
        </w:tc>
        <w:tc>
          <w:tcPr>
            <w:tcW w:w="104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B0188">
            <w:pPr>
              <w:spacing w:before="60" w:after="60"/>
              <w:rPr>
                <w:rFonts w:hint="default"/>
                <w:color w:val="222222"/>
                <w:sz w:val="19"/>
                <w:szCs w:val="19"/>
                <w:lang w:val="en-US"/>
              </w:rPr>
            </w:pPr>
            <w:r>
              <w:rPr>
                <w:rFonts w:hint="default"/>
                <w:color w:val="222222"/>
                <w:sz w:val="19"/>
                <w:szCs w:val="19"/>
                <w:lang w:val="en-US"/>
              </w:rPr>
              <w:t>01 May 2026</w:t>
            </w:r>
          </w:p>
        </w:tc>
        <w:tc>
          <w:tcPr>
            <w:tcW w:w="1102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F181B">
            <w:pPr>
              <w:spacing w:before="60" w:after="60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 xml:space="preserve">Kushagra Tembe </w:t>
            </w:r>
          </w:p>
        </w:tc>
        <w:tc>
          <w:tcPr>
            <w:tcW w:w="141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A6EBD">
            <w:pPr>
              <w:spacing w:before="60" w:after="6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01-May</w:t>
            </w:r>
          </w:p>
        </w:tc>
        <w:tc>
          <w:tcPr>
            <w:tcW w:w="1353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CE6E8">
            <w:pPr>
              <w:spacing w:before="60" w:after="60"/>
              <w:ind w:firstLine="300" w:firstLineChars="15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V-1.1</w:t>
            </w:r>
          </w:p>
        </w:tc>
        <w:tc>
          <w:tcPr>
            <w:tcW w:w="1964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5642C6DA" w14:paraId="656E2231" w14:textId="2DA6F1CC">
            <w:pPr>
              <w:spacing w:before="60" w:after="60"/>
              <w:rPr>
                <w:lang w:val="en-US"/>
              </w:rPr>
            </w:pPr>
            <w:r w:rsidRPr="5642C6DA" w:rsidR="5642C6DA">
              <w:rPr>
                <w:lang w:val="en-US"/>
              </w:rPr>
              <w:t xml:space="preserve">Major Updates related to </w:t>
            </w:r>
            <w:r w:rsidRPr="5642C6DA" w:rsidR="7A97C4FD">
              <w:rPr>
                <w:lang w:val="en-US"/>
              </w:rPr>
              <w:t>technical</w:t>
            </w:r>
            <w:r w:rsidRPr="5642C6DA" w:rsidR="5642C6DA">
              <w:rPr>
                <w:lang w:val="en-US"/>
              </w:rPr>
              <w:t xml:space="preserve"> pointers and Business pointers</w:t>
            </w:r>
          </w:p>
        </w:tc>
        <w:tc>
          <w:tcPr>
            <w:tcW w:w="1899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E980A">
            <w:pPr>
              <w:spacing w:before="60" w:after="6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Aadhavi Chandrasekar</w:t>
            </w:r>
          </w:p>
        </w:tc>
      </w:tr>
      <w:tr w:rsidTr="5642C6DA" w14:paraId="29E0E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272C7">
            <w:pPr>
              <w:spacing w:before="60" w:after="60"/>
              <w:rPr>
                <w:rFonts w:hint="default"/>
                <w:color w:val="222222"/>
                <w:sz w:val="19"/>
                <w:szCs w:val="19"/>
                <w:lang w:val="en-US"/>
              </w:rPr>
            </w:pPr>
            <w:r>
              <w:rPr>
                <w:rFonts w:hint="default"/>
                <w:color w:val="222222"/>
                <w:sz w:val="19"/>
                <w:szCs w:val="19"/>
                <w:lang w:val="en-US"/>
              </w:rPr>
              <w:t>1.2</w:t>
            </w:r>
          </w:p>
        </w:tc>
        <w:tc>
          <w:tcPr>
            <w:tcW w:w="104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EAE9E">
            <w:pPr>
              <w:spacing w:before="60" w:after="60"/>
              <w:rPr>
                <w:rFonts w:hint="default"/>
                <w:color w:val="222222"/>
                <w:sz w:val="19"/>
                <w:szCs w:val="19"/>
                <w:lang w:val="en-US"/>
              </w:rPr>
            </w:pPr>
            <w:r>
              <w:rPr>
                <w:rFonts w:hint="default"/>
                <w:color w:val="222222"/>
                <w:sz w:val="19"/>
                <w:szCs w:val="19"/>
                <w:lang w:val="en-US"/>
              </w:rPr>
              <w:t>01 May 2026</w:t>
            </w:r>
          </w:p>
        </w:tc>
        <w:tc>
          <w:tcPr>
            <w:tcW w:w="1102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F8827">
            <w:pPr>
              <w:spacing w:before="60" w:after="60"/>
              <w:rPr>
                <w:rFonts w:hint="default"/>
                <w:color w:val="222222"/>
                <w:sz w:val="19"/>
                <w:szCs w:val="19"/>
                <w:lang w:val="en-US"/>
              </w:rPr>
            </w:pPr>
            <w:r>
              <w:rPr>
                <w:rFonts w:hint="default"/>
                <w:color w:val="222222"/>
                <w:sz w:val="19"/>
                <w:szCs w:val="19"/>
                <w:lang w:val="en-US"/>
              </w:rPr>
              <w:t>Kushagra</w:t>
            </w:r>
          </w:p>
          <w:p w14:paraId="4F18F193">
            <w:pPr>
              <w:spacing w:before="60" w:after="60"/>
              <w:rPr>
                <w:rFonts w:hint="default"/>
                <w:color w:val="222222"/>
                <w:sz w:val="19"/>
                <w:szCs w:val="19"/>
                <w:lang w:val="en-US"/>
              </w:rPr>
            </w:pPr>
            <w:r>
              <w:rPr>
                <w:rFonts w:hint="default"/>
                <w:color w:val="222222"/>
                <w:sz w:val="19"/>
                <w:szCs w:val="19"/>
                <w:lang w:val="en-US"/>
              </w:rPr>
              <w:t>Tembe</w:t>
            </w:r>
          </w:p>
        </w:tc>
        <w:tc>
          <w:tcPr>
            <w:tcW w:w="141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3BD71">
            <w:pPr>
              <w:spacing w:before="60" w:after="6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01-May</w:t>
            </w:r>
          </w:p>
        </w:tc>
        <w:tc>
          <w:tcPr>
            <w:tcW w:w="1353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2F8BB">
            <w:pPr>
              <w:spacing w:before="60" w:after="60"/>
              <w:ind w:firstLine="300" w:firstLineChars="15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V-1.2</w:t>
            </w:r>
          </w:p>
        </w:tc>
        <w:tc>
          <w:tcPr>
            <w:tcW w:w="1964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B7172">
            <w:pPr>
              <w:spacing w:before="60" w:after="6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Incorporated all the feedback</w:t>
            </w:r>
          </w:p>
        </w:tc>
        <w:tc>
          <w:tcPr>
            <w:tcW w:w="1899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D9C99">
            <w:pPr>
              <w:spacing w:before="60" w:after="6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Kushagra tembe</w:t>
            </w:r>
          </w:p>
        </w:tc>
      </w:tr>
    </w:tbl>
    <w:p w14:paraId="44242615">
      <w:pPr>
        <w:spacing w:before="60" w:after="40"/>
        <w:rPr>
          <w:color w:val="EE0000"/>
        </w:rPr>
      </w:pPr>
    </w:p>
    <w:sectPr>
      <w:headerReference w:type="default" r:id="rId3"/>
      <w:footerReference w:type="default" r:id="rId4"/>
      <w:pgSz w:w="12240" w:h="15840" w:orient="portrait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SP" w:author="Surya Pratap" w:date="2026-05-05T16:39:38" w:id="1550054712">
    <w:p xmlns:w14="http://schemas.microsoft.com/office/word/2010/wordml" xmlns:w="http://schemas.openxmlformats.org/wordprocessingml/2006/main" w:rsidR="56B29787" w:rsidRDefault="0D529558" w14:paraId="19EECDC4" w14:textId="7153AD50">
      <w:pPr>
        <w:pStyle w:val="CommentText"/>
      </w:pPr>
      <w:r>
        <w:rPr>
          <w:rStyle w:val="CommentReference"/>
        </w:rPr>
        <w:annotationRef/>
      </w:r>
      <w:r w:rsidRPr="52339F1F" w:rsidR="7B1F4381">
        <w:t>add Surya as first approver and Nakul as 2nd</w:t>
      </w:r>
    </w:p>
  </w:comment>
  <w:comment xmlns:w="http://schemas.openxmlformats.org/wordprocessingml/2006/main" w:initials="SP" w:author="Surya Pratap" w:date="2026-05-06T10:03:13" w:id="907143531">
    <w:p xmlns:w14="http://schemas.microsoft.com/office/word/2010/wordml" xmlns:w="http://schemas.openxmlformats.org/wordprocessingml/2006/main" w:rsidR="1F934655" w:rsidRDefault="7D85BFB0" w14:paraId="7A421F53" w14:textId="387E0C51">
      <w:pPr>
        <w:pStyle w:val="CommentText"/>
      </w:pPr>
      <w:r>
        <w:rPr>
          <w:rStyle w:val="CommentReference"/>
        </w:rPr>
        <w:annotationRef/>
      </w:r>
      <w:r w:rsidRPr="509FD7CB" w:rsidR="36636CC0">
        <w:t>this is confirmed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19EECDC4"/>
  <w15:commentEx w15:done="0" w15:paraId="7A421F53" w15:paraIdParent="19EECDC4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866135E" w16cex:dateUtc="2026-05-05T12:39:38.811Z">
    <w16cex:extLst>
      <w16:ext w16:uri="{CE6994B0-6A32-4C9F-8C6B-6E91EDA988CE}">
        <cr:reactions xmlns:cr="http://schemas.microsoft.com/office/comments/2020/reactions">
          <cr:reaction reactionType="1">
            <cr:reactionInfo dateUtc="2026-05-06T05:41:26.118Z">
              <cr:user userId="S::kushagratembe.ven@mairgroup.com::de85bdb1-fbfa-431b-945f-07220af47a3d" userProvider="AD" userName="Kushagra Tembe"/>
            </cr:reactionInfo>
          </cr:reaction>
        </cr:reactions>
      </w16:ext>
    </w16cex:extLst>
  </w16cex:commentExtensible>
  <w16cex:commentExtensible w16cex:durableId="56BC2D8C" w16cex:dateUtc="2026-05-06T06:03:13.239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9EECDC4" w16cid:durableId="5866135E"/>
  <w16cid:commentId w16cid:paraId="7A421F53" w16cid:durableId="56BC2D8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:rsidR="6D953DEE" w:rsidP="6D953DEE" w:rsidRDefault="6D953DEE" w14:paraId="51B136D5" w14:textId="58F7819F">
    <w:pPr>
      <w:pStyle w:val="1"/>
      <w:suppressLineNumbers w:val="0"/>
      <w:pBdr>
        <w:top w:val="single" w:color="2E75B6" w:sz="4" w:space="2"/>
      </w:pBdr>
      <w:tabs>
        <w:tab w:val="center" w:leader="none" w:pos="4680"/>
        <w:tab w:val="right" w:leader="none" w:pos="9360"/>
      </w:tabs>
      <w:bidi w:val="0"/>
      <w:spacing w:before="60" w:beforeAutospacing="off" w:after="0" w:afterAutospacing="off" w:line="259" w:lineRule="auto"/>
      <w:ind w:left="0" w:right="0"/>
      <w:jc w:val="left"/>
      <w:rPr>
        <w:color w:val="595959" w:themeColor="text1" w:themeTint="A6" w:themeShade="FF"/>
        <w:sz w:val="16"/>
        <w:szCs w:val="16"/>
      </w:rPr>
    </w:pPr>
    <w:r w:rsidRPr="6D953DEE" w:rsidR="6D953DEE">
      <w:rPr>
        <w:color w:val="595959" w:themeColor="text1" w:themeTint="A6" w:themeShade="FF"/>
        <w:sz w:val="16"/>
        <w:szCs w:val="16"/>
      </w:rPr>
      <w:t>Kellton</w:t>
    </w:r>
    <w:r w:rsidRPr="6D953DEE" w:rsidR="6D953DEE">
      <w:rPr>
        <w:color w:val="595959" w:themeColor="text1" w:themeTint="A6" w:themeShade="FF"/>
        <w:sz w:val="16"/>
        <w:szCs w:val="16"/>
      </w:rPr>
      <w:t xml:space="preserve">  |  Alwarra</w:t>
    </w:r>
    <w:r>
      <w:tab/>
    </w:r>
    <w:r w:rsidRPr="6D953DEE" w:rsidR="6D953DEE">
      <w:rPr>
        <w:b w:val="1"/>
        <w:bCs w:val="1"/>
        <w:color w:val="1F4E79"/>
        <w:sz w:val="16"/>
        <w:szCs w:val="16"/>
      </w:rPr>
      <w:t xml:space="preserve">  </w:t>
    </w:r>
    <w:r w:rsidRPr="6D953DEE" w:rsidR="6D953DEE">
      <w:rPr>
        <w:b w:val="1"/>
        <w:bCs w:val="1"/>
        <w:color w:val="1F4E79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  </w:t>
    </w:r>
    <w:r w:rsidRPr="6D953DEE" w:rsidR="6D953DEE">
      <w:rPr>
        <w:b w:val="1"/>
        <w:bCs w:val="1"/>
        <w:color w:val="1F4E79"/>
        <w:sz w:val="16"/>
        <w:szCs w:val="16"/>
      </w:rPr>
      <w:t>CONFIDENTIAL</w:t>
    </w:r>
    <w:r>
      <w:tab/>
    </w:r>
    <w:r w:rsidRPr="6D953DEE" w:rsidR="6D953DEE">
      <w:rPr>
        <w:color w:val="595959" w:themeColor="text1" w:themeTint="A6" w:themeShade="FF"/>
        <w:sz w:val="16"/>
        <w:szCs w:val="16"/>
      </w:rPr>
      <w:t xml:space="preserve">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:rsidP="6D953DEE" w14:paraId="794ED246" w14:textId="7B308481">
    <w:pPr>
      <w:pBdr>
        <w:bottom w:val="single" w:color="2E75B6" w:sz="4" w:space="2"/>
      </w:pBdr>
      <w:tabs>
        <w:tab w:val="right" w:pos="9360"/>
      </w:tabs>
      <w:spacing w:after="60"/>
      <w:rPr>
        <w:i w:val="1"/>
        <w:iCs w:val="1"/>
        <w:color w:val="595959" w:themeColor="text1" w:themeTint="A6" w:themeShade="FF"/>
        <w:sz w:val="16"/>
        <w:szCs w:val="16"/>
      </w:rPr>
    </w:pPr>
    <w:r w:rsidRPr="6D953DEE" w:rsidR="6D953DEE">
      <w:rPr>
        <w:b w:val="1"/>
        <w:bCs w:val="1"/>
        <w:color w:val="1F4E79"/>
        <w:sz w:val="16"/>
        <w:szCs w:val="16"/>
      </w:rPr>
      <w:t>Alwarra</w:t>
    </w:r>
    <w:r w:rsidRPr="6D953DEE" w:rsidR="6D953DEE">
      <w:rPr>
        <w:b w:val="1"/>
        <w:bCs w:val="1"/>
        <w:color w:val="1F4E79"/>
        <w:sz w:val="16"/>
        <w:szCs w:val="16"/>
      </w:rPr>
      <w:t xml:space="preserve"> NOC Portal — Business Requirement Document</w:t>
    </w:r>
    <w:r>
      <w:tab/>
    </w:r>
    <w:r w:rsidRPr="6D953DEE" w:rsidR="6D953DEE">
      <w:rPr>
        <w:i w:val="1"/>
        <w:iCs w:val="1"/>
        <w:color w:val="595959" w:themeColor="text1" w:themeTint="A6" w:themeShade="FF"/>
        <w:sz w:val="16"/>
        <w:szCs w:val="16"/>
      </w:rPr>
      <w:t xml:space="preserve">                                                             </w:t>
    </w:r>
    <w:r w:rsidRPr="6D953DEE" w:rsidR="6D953DEE">
      <w:rPr>
        <w:i w:val="1"/>
        <w:iCs w:val="1"/>
        <w:color w:val="595959" w:themeColor="text1" w:themeTint="A6" w:themeShade="FF"/>
        <w:sz w:val="16"/>
        <w:szCs w:val="16"/>
      </w:rPr>
      <w:t>Version 1.</w:t>
    </w:r>
    <w:r w:rsidRPr="6D953DEE" w:rsidR="6D953DEE">
      <w:rPr>
        <w:i w:val="1"/>
        <w:iCs w:val="1"/>
        <w:color w:val="595959" w:themeColor="text1" w:themeTint="A6" w:themeShade="FF"/>
        <w:sz w:val="16"/>
        <w:szCs w:val="16"/>
      </w:rPr>
      <w:t>2</w:t>
    </w:r>
  </w:p>
</w:hdr>
</file>

<file path=word/intelligence2.xml><?xml version="1.0" encoding="utf-8"?>
<int2:intelligence xmlns:int2="http://schemas.microsoft.com/office/intelligence/2020/intelligence">
  <int2:observations>
    <int2:textHash int2:hashCode="mJQhA8nvIQphw9" int2:id="PHBPauvY"/>
    <int2:textHash int2:hashCode="ZsrUw5Mu3vm4TA" int2:id="MAGeSNXt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xmlns:w="http://schemas.openxmlformats.org/wordprocessingml/2006/main" w:abstractNumId="4">
    <w:nsid w:val="328aa8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a728f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B8F7D1D8"/>
    <w:multiLevelType w:val="singleLevel"/>
    <w:tmpl w:val="B8F7D1D8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  <w:sz w:val="13"/>
        <w:szCs w:val="13"/>
      </w:rPr>
    </w:lvl>
  </w:abstractNum>
  <w:abstractNum w:abstractNumId="1">
    <w:nsid w:val="F6B67831"/>
    <w:multiLevelType w:val="singleLevel"/>
    <w:tmpl w:val="F6B6783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520" w:hanging="260"/>
      </w:p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1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5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9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3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7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2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6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040" w:hanging="420"/>
      </w:pPr>
      <w:rPr>
        <w:rFonts w:hint="default" w:ascii="Wingdings" w:hAnsi="Wingdings"/>
      </w:rPr>
    </w:lvl>
  </w:abstractNum>
  <w:num w:numId="6">
    <w:abstractNumId w:val="4"/>
  </w:num>
  <w:num w:numId="5">
    <w:abstractNumId w:val="3"/>
  </w:num>
  <w:num w:numId="1">
    <w:abstractNumId w:val="1"/>
  </w:num>
  <w:num w:numId="2">
    <w:abstractNumId w:val="2"/>
    <w:lvlOverride w:ilvl="0">
      <w:startOverride w:val="1"/>
    </w:lvlOverride>
  </w:num>
  <w:num w:numId="3">
    <w:abstractNumId w:val="2"/>
  </w:num>
  <w:num w:numId="4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Surya Pratap">
    <w15:presenceInfo w15:providerId="AD" w15:userId="S::surya.pratap@mairgroup.com::36823f10-01fc-4b32-be79-eb1af94aee8d"/>
  </w15:person>
  <w15:person w15:author="Surya Pratap">
    <w15:presenceInfo w15:providerId="AD" w15:userId="S::surya.pratap@mairgroup.com::36823f10-01fc-4b32-be79-eb1af94aee8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trackRevisions w:val="false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7B9"/>
    <w:rsid w:val="00260E35"/>
    <w:rsid w:val="00340FF2"/>
    <w:rsid w:val="006064E0"/>
    <w:rsid w:val="00805112"/>
    <w:rsid w:val="00A407B9"/>
    <w:rsid w:val="00B17616"/>
    <w:rsid w:val="00C7320A"/>
    <w:rsid w:val="00ED6BB7"/>
    <w:rsid w:val="01425C41"/>
    <w:rsid w:val="01425C41"/>
    <w:rsid w:val="037A3B41"/>
    <w:rsid w:val="03DB06E3"/>
    <w:rsid w:val="04B7D2A1"/>
    <w:rsid w:val="079B2A89"/>
    <w:rsid w:val="08E623AA"/>
    <w:rsid w:val="092F9B34"/>
    <w:rsid w:val="09752FE5"/>
    <w:rsid w:val="098147A7"/>
    <w:rsid w:val="0A321289"/>
    <w:rsid w:val="0A3A19D7"/>
    <w:rsid w:val="0B023928"/>
    <w:rsid w:val="0C337593"/>
    <w:rsid w:val="0CAE3659"/>
    <w:rsid w:val="0CDA9B9B"/>
    <w:rsid w:val="0DB5209D"/>
    <w:rsid w:val="0E741FD6"/>
    <w:rsid w:val="0EC323D4"/>
    <w:rsid w:val="0EC323D4"/>
    <w:rsid w:val="10E40780"/>
    <w:rsid w:val="11B71AE0"/>
    <w:rsid w:val="13C847AC"/>
    <w:rsid w:val="14AAC54C"/>
    <w:rsid w:val="152369B4"/>
    <w:rsid w:val="152B05E3"/>
    <w:rsid w:val="19929969"/>
    <w:rsid w:val="1B3D71C1"/>
    <w:rsid w:val="1E972CB1"/>
    <w:rsid w:val="1F065EF2"/>
    <w:rsid w:val="20BD0D90"/>
    <w:rsid w:val="20FC2B2A"/>
    <w:rsid w:val="228813B7"/>
    <w:rsid w:val="24AA1A26"/>
    <w:rsid w:val="254DA862"/>
    <w:rsid w:val="262C11AD"/>
    <w:rsid w:val="27031211"/>
    <w:rsid w:val="2A9B2FF6"/>
    <w:rsid w:val="2B76A213"/>
    <w:rsid w:val="2BC80D79"/>
    <w:rsid w:val="2CB070F7"/>
    <w:rsid w:val="2D822E59"/>
    <w:rsid w:val="2E55B238"/>
    <w:rsid w:val="2FC01FE3"/>
    <w:rsid w:val="2FE3CD1D"/>
    <w:rsid w:val="301F3144"/>
    <w:rsid w:val="3040DE8E"/>
    <w:rsid w:val="3040DE8E"/>
    <w:rsid w:val="305E446B"/>
    <w:rsid w:val="30A10697"/>
    <w:rsid w:val="30DA98D0"/>
    <w:rsid w:val="328153EA"/>
    <w:rsid w:val="33AC70D6"/>
    <w:rsid w:val="355A1ADE"/>
    <w:rsid w:val="355A1ADE"/>
    <w:rsid w:val="35B56D6D"/>
    <w:rsid w:val="36E47B9D"/>
    <w:rsid w:val="36F52036"/>
    <w:rsid w:val="375C8A0B"/>
    <w:rsid w:val="37A58F31"/>
    <w:rsid w:val="37B77B75"/>
    <w:rsid w:val="37B855F7"/>
    <w:rsid w:val="39EBF030"/>
    <w:rsid w:val="3CBD7933"/>
    <w:rsid w:val="3D13C8D5"/>
    <w:rsid w:val="3D4A2A1A"/>
    <w:rsid w:val="3E1F3CF7"/>
    <w:rsid w:val="4150A656"/>
    <w:rsid w:val="41CA4CA1"/>
    <w:rsid w:val="42DCFEF9"/>
    <w:rsid w:val="437D62C0"/>
    <w:rsid w:val="438CCA73"/>
    <w:rsid w:val="44DA5705"/>
    <w:rsid w:val="45BF6DF9"/>
    <w:rsid w:val="465A5BAC"/>
    <w:rsid w:val="48AD8367"/>
    <w:rsid w:val="497B6AC7"/>
    <w:rsid w:val="4C9A3FEA"/>
    <w:rsid w:val="4DE6603C"/>
    <w:rsid w:val="4EAB1C92"/>
    <w:rsid w:val="4ED75E01"/>
    <w:rsid w:val="519DBB6C"/>
    <w:rsid w:val="521108B0"/>
    <w:rsid w:val="52DE118E"/>
    <w:rsid w:val="54664607"/>
    <w:rsid w:val="546F3C12"/>
    <w:rsid w:val="55C3FC0A"/>
    <w:rsid w:val="5642C6DA"/>
    <w:rsid w:val="56C93DF1"/>
    <w:rsid w:val="56D840F6"/>
    <w:rsid w:val="5958B271"/>
    <w:rsid w:val="5A047A3B"/>
    <w:rsid w:val="5ABF5F70"/>
    <w:rsid w:val="5B8C1E41"/>
    <w:rsid w:val="5C957BB3"/>
    <w:rsid w:val="5D8F11BB"/>
    <w:rsid w:val="5F3A7FC8"/>
    <w:rsid w:val="5F8CCE90"/>
    <w:rsid w:val="5FA38B8F"/>
    <w:rsid w:val="5FD9FE36"/>
    <w:rsid w:val="5FD9FE36"/>
    <w:rsid w:val="606232AE"/>
    <w:rsid w:val="611926C6"/>
    <w:rsid w:val="62891431"/>
    <w:rsid w:val="63609A52"/>
    <w:rsid w:val="652FE23D"/>
    <w:rsid w:val="657FAFD2"/>
    <w:rsid w:val="67375865"/>
    <w:rsid w:val="6D268912"/>
    <w:rsid w:val="6D953DEE"/>
    <w:rsid w:val="6D997ADE"/>
    <w:rsid w:val="6DB174F1"/>
    <w:rsid w:val="6FA4CEDD"/>
    <w:rsid w:val="7179BB71"/>
    <w:rsid w:val="71ED1C76"/>
    <w:rsid w:val="76FE1854"/>
    <w:rsid w:val="77DB77B3"/>
    <w:rsid w:val="78FC7B8F"/>
    <w:rsid w:val="797A39DC"/>
    <w:rsid w:val="7A5742C4"/>
    <w:rsid w:val="7A97C4FD"/>
    <w:rsid w:val="7C2A87E1"/>
    <w:rsid w:val="7DA4350F"/>
    <w:rsid w:val="7E21597E"/>
    <w:rsid w:val="7E817558"/>
    <w:rsid w:val="7FBA7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unhideWhenUsed="0" w:qFormat="1"/>
    <w:lsdException w:name="heading 3" w:uiPriority="0" w:semiHidden="0" w:unhideWhenUsed="0" w:qFormat="1"/>
    <w:lsdException w:name="heading 4" w:uiPriority="0" w:semiHidden="0" w:unhideWhenUsed="0" w:qFormat="1"/>
    <w:lsdException w:name="heading 5" w:uiPriority="0" w:semiHidden="0" w:unhideWhenUsed="0" w:qFormat="1"/>
    <w:lsdException w:name="heading 6" w:uiPriority="0" w:semiHidden="0" w:unhideWhenUsed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99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99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99"/>
    <w:lsdException w:name="endnote text" w:uiPriority="99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1" w:semiHidden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99" w:semiHidden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99"/>
    <w:lsdException w:name="annotation subject" w:uiPriority="0" w:semiHidden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uiPriority="0" w:semiHidden="0" w:unhideWhenUsed="0"/>
    <w:lsdException w:name="Table Grid" w:uiPriority="0" w:semiHidden="0" w:unhideWhenUsed="0"/>
    <w:lsdException w:name="Table Theme" w:uiPriority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rPr>
      <w:rFonts w:ascii="Calibri" w:hAnsi="Calibri" w:eastAsia="Calibri" w:cs="Calibri"/>
      <w:lang w:val="en-US" w:eastAsia="en-US" w:bidi="ar-SA"/>
    </w:rPr>
  </w:style>
  <w:style w:type="paragraph" w:styleId="2">
    <w:name w:val="heading 1"/>
    <w:next w:val="1"/>
    <w:qFormat/>
    <w:uiPriority w:val="0"/>
    <w:pPr>
      <w:outlineLvl w:val="0"/>
    </w:pPr>
    <w:rPr>
      <w:rFonts w:ascii="Calibri" w:hAnsi="Calibri" w:eastAsia="Calibri" w:cs="Calibri"/>
      <w:color w:val="2E74B5"/>
      <w:sz w:val="32"/>
      <w:szCs w:val="32"/>
      <w:lang w:val="en-US" w:eastAsia="en-US" w:bidi="ar-SA"/>
    </w:rPr>
  </w:style>
  <w:style w:type="paragraph" w:styleId="3">
    <w:name w:val="heading 2"/>
    <w:next w:val="1"/>
    <w:qFormat/>
    <w:uiPriority w:val="0"/>
    <w:pPr>
      <w:outlineLvl w:val="1"/>
    </w:pPr>
    <w:rPr>
      <w:rFonts w:ascii="Calibri" w:hAnsi="Calibri" w:eastAsia="Calibri" w:cs="Calibri"/>
      <w:color w:val="2E74B5"/>
      <w:sz w:val="26"/>
      <w:szCs w:val="26"/>
      <w:lang w:val="en-US" w:eastAsia="en-US" w:bidi="ar-SA"/>
    </w:rPr>
  </w:style>
  <w:style w:type="paragraph" w:styleId="4">
    <w:name w:val="heading 3"/>
    <w:next w:val="1"/>
    <w:qFormat/>
    <w:uiPriority w:val="0"/>
    <w:pPr>
      <w:outlineLvl w:val="2"/>
    </w:pPr>
    <w:rPr>
      <w:rFonts w:ascii="Calibri" w:hAnsi="Calibri" w:eastAsia="Calibri" w:cs="Calibri"/>
      <w:color w:val="1F4D78"/>
      <w:sz w:val="24"/>
      <w:szCs w:val="24"/>
      <w:lang w:val="en-US" w:eastAsia="en-US" w:bidi="ar-SA"/>
    </w:rPr>
  </w:style>
  <w:style w:type="paragraph" w:styleId="5">
    <w:name w:val="heading 4"/>
    <w:next w:val="1"/>
    <w:qFormat/>
    <w:uiPriority w:val="0"/>
    <w:pPr>
      <w:outlineLvl w:val="3"/>
    </w:pPr>
    <w:rPr>
      <w:rFonts w:ascii="Calibri" w:hAnsi="Calibri" w:eastAsia="Calibri" w:cs="Calibri"/>
      <w:i/>
      <w:iCs/>
      <w:color w:val="2E74B5"/>
      <w:lang w:val="en-US" w:eastAsia="en-US" w:bidi="ar-SA"/>
    </w:rPr>
  </w:style>
  <w:style w:type="paragraph" w:styleId="6">
    <w:name w:val="heading 5"/>
    <w:next w:val="1"/>
    <w:qFormat/>
    <w:uiPriority w:val="0"/>
    <w:pPr>
      <w:outlineLvl w:val="4"/>
    </w:pPr>
    <w:rPr>
      <w:rFonts w:ascii="Calibri" w:hAnsi="Calibri" w:eastAsia="Calibri" w:cs="Calibri"/>
      <w:color w:val="2E74B5"/>
      <w:lang w:val="en-US" w:eastAsia="en-US" w:bidi="ar-SA"/>
    </w:rPr>
  </w:style>
  <w:style w:type="paragraph" w:styleId="7">
    <w:name w:val="heading 6"/>
    <w:next w:val="1"/>
    <w:qFormat/>
    <w:uiPriority w:val="0"/>
    <w:pPr>
      <w:outlineLvl w:val="5"/>
    </w:pPr>
    <w:rPr>
      <w:rFonts w:ascii="Calibri" w:hAnsi="Calibri" w:eastAsia="Calibri" w:cs="Calibri"/>
      <w:color w:val="1F4D78"/>
      <w:lang w:val="en-US" w:eastAsia="en-US" w:bidi="ar-SA"/>
    </w:rPr>
  </w:style>
  <w:style w:type="character" w:styleId="8" w:default="1">
    <w:name w:val="Default Paragraph Font"/>
    <w:unhideWhenUsed/>
    <w:uiPriority w:val="1"/>
  </w:style>
  <w:style w:type="table" w:styleId="9" w:default="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rPr>
      <w:rFonts w:ascii="Calibri" w:hAnsi="Calibri" w:eastAsia="Calibri" w:cs="Calibri"/>
      <w:lang w:val="en-US" w:eastAsia="en-US" w:bidi="ar-SA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footnote text"/>
    <w:link w:val="18"/>
    <w:semiHidden/>
    <w:unhideWhenUsed/>
    <w:uiPriority w:val="99"/>
    <w:rPr>
      <w:rFonts w:ascii="Calibri" w:hAnsi="Calibri" w:eastAsia="Calibri" w:cs="Calibri"/>
      <w:lang w:val="en-US" w:eastAsia="en-US" w:bidi="ar-SA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paragraph" w:styleId="16">
    <w:name w:val="Title"/>
    <w:qFormat/>
    <w:uiPriority w:val="0"/>
    <w:rPr>
      <w:rFonts w:ascii="Calibri" w:hAnsi="Calibri" w:eastAsia="Calibri" w:cs="Calibri"/>
      <w:sz w:val="56"/>
      <w:szCs w:val="56"/>
      <w:lang w:val="en-US" w:eastAsia="en-US" w:bidi="ar-SA"/>
    </w:rPr>
  </w:style>
  <w:style w:type="paragraph" w:styleId="17">
    <w:name w:val="List Paragraph"/>
    <w:qFormat/>
    <w:uiPriority w:val="0"/>
    <w:rPr>
      <w:rFonts w:ascii="Calibri" w:hAnsi="Calibri" w:eastAsia="Calibri" w:cs="Calibri"/>
      <w:lang w:val="en-US" w:eastAsia="en-US" w:bidi="ar-SA"/>
    </w:rPr>
  </w:style>
  <w:style w:type="character" w:styleId="18" w:customStyle="1">
    <w:name w:val="Footnote Text Char"/>
    <w:link w:val="14"/>
    <w:semiHidden/>
    <w:unhideWhenUsed/>
    <w:uiPriority w:val="99"/>
    <w:rPr>
      <w:sz w:val="20"/>
      <w:szCs w:val="20"/>
    </w:rPr>
  </w:style>
  <w:style w:type="character" w:styleId="19" w:customStyle="1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header" Target="header1.xml" Id="rId3" /><Relationship Type="http://schemas.openxmlformats.org/officeDocument/2006/relationships/customXml" Target="../customXml/item1.xml" Id="rId7" /><Relationship Type="http://schemas.openxmlformats.org/officeDocument/2006/relationships/settings" Target="settings.xml" Id="rId2" /><Relationship Type="http://schemas.openxmlformats.org/officeDocument/2006/relationships/numbering" Target="numbering.xml" Id="rId6" /><Relationship Type="http://schemas.openxmlformats.org/officeDocument/2006/relationships/styles" Target="styles.xml" Id="rId1" /><Relationship Type="http://schemas.openxmlformats.org/officeDocument/2006/relationships/customXml" Target="../customXml/item4.xml" Id="rId11" /><Relationship Type="http://schemas.openxmlformats.org/officeDocument/2006/relationships/theme" Target="theme/theme1.xml" Id="rId5" /><Relationship Type="http://schemas.openxmlformats.org/officeDocument/2006/relationships/customXml" Target="../customXml/item3.xml" Id="rId10" /><Relationship Type="http://schemas.openxmlformats.org/officeDocument/2006/relationships/footer" Target="footer1.xml" Id="rId4" /><Relationship Type="http://schemas.openxmlformats.org/officeDocument/2006/relationships/customXml" Target="../customXml/item2.xml" Id="rId9" /><Relationship Type="http://schemas.openxmlformats.org/officeDocument/2006/relationships/comments" Target="comments.xml" Id="R821911a3b9bb4a0b" /><Relationship Type="http://schemas.microsoft.com/office/2016/09/relationships/commentsIds" Target="commentsIds.xml" Id="Re3d934f5ada24932" /><Relationship Type="http://schemas.microsoft.com/office/2011/relationships/commentsExtended" Target="commentsExtended.xml" Id="R67ff13c6bd6d409a" /><Relationship Type="http://schemas.microsoft.com/office/2018/08/relationships/commentsExtensible" Target="commentsExtensible.xml" Id="R631d4cff051c492f" /><Relationship Type="http://schemas.microsoft.com/office/2011/relationships/people" Target="people.xml" Id="R1fe9c504e4624247" /><Relationship Type="http://schemas.microsoft.com/office/2020/10/relationships/intelligence" Target="intelligence2.xml" Id="R68882ea2770842b2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B75E920D728E4BA42A43BA398443EF" ma:contentTypeVersion="13" ma:contentTypeDescription="Create a new document." ma:contentTypeScope="" ma:versionID="ab21bfba8bdd792f941f4d22bae23e25">
  <xsd:schema xmlns:xsd="http://www.w3.org/2001/XMLSchema" xmlns:xs="http://www.w3.org/2001/XMLSchema" xmlns:p="http://schemas.microsoft.com/office/2006/metadata/properties" xmlns:ns2="f2b99c80-94db-476b-867a-af28ca984237" xmlns:ns3="94540401-295f-4153-9091-81031f01dbaa" targetNamespace="http://schemas.microsoft.com/office/2006/metadata/properties" ma:root="true" ma:fieldsID="7f9223a1f403d2fad5d7424edde978b0" ns2:_="" ns3:_="">
    <xsd:import namespace="f2b99c80-94db-476b-867a-af28ca984237"/>
    <xsd:import namespace="94540401-295f-4153-9091-81031f01db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etingDate"/>
                <xsd:element ref="ns2:MoMSharedBy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b99c80-94db-476b-867a-af28ca9842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etingDate" ma:index="11" ma:displayName="Meeting Date" ma:format="DateTime" ma:internalName="MeetingDate">
      <xsd:simpleType>
        <xsd:restriction base="dms:DateTime"/>
      </xsd:simpleType>
    </xsd:element>
    <xsd:element name="MoMSharedBy" ma:index="12" nillable="true" ma:displayName="MoM Shared By" ma:format="Dropdown" ma:list="UserInfo" ma:SharePointGroup="0" ma:internalName="MoMSharedBy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06fd09a7-3ac9-4b80-a8f4-cdf469906c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540401-295f-4153-9091-81031f01dbaa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3bb3f7a5-7f82-4cb5-a81a-c601bfa45396}" ma:internalName="TaxCatchAll" ma:showField="CatchAllData" ma:web="94540401-295f-4153-9091-81031f01db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oMSharedBy xmlns="f2b99c80-94db-476b-867a-af28ca984237">
      <UserInfo>
        <DisplayName/>
        <AccountId xsi:nil="true"/>
        <AccountType/>
      </UserInfo>
    </MoMSharedBy>
    <MeetingDate xmlns="f2b99c80-94db-476b-867a-af28ca984237"/>
    <TaxCatchAll xmlns="94540401-295f-4153-9091-81031f01dbaa" xsi:nil="true"/>
    <lcf76f155ced4ddcb4097134ff3c332f xmlns="f2b99c80-94db-476b-867a-af28ca98423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6B37507-4260-4B96-AEB9-DE0355B94BCF}">
  <ds:schemaRefs/>
</ds:datastoreItem>
</file>

<file path=customXml/itemProps2.xml><?xml version="1.0" encoding="utf-8"?>
<ds:datastoreItem xmlns:ds="http://schemas.openxmlformats.org/officeDocument/2006/customXml" ds:itemID="{D5BFE951-EC8B-4DF9-8487-0F2F67AA55A9}"/>
</file>

<file path=customXml/itemProps3.xml><?xml version="1.0" encoding="utf-8"?>
<ds:datastoreItem xmlns:ds="http://schemas.openxmlformats.org/officeDocument/2006/customXml" ds:itemID="{A079E8B9-0997-4EC3-86B6-4C90A0034EF8}"/>
</file>

<file path=customXml/itemProps4.xml><?xml version="1.0" encoding="utf-8"?>
<ds:datastoreItem xmlns:ds="http://schemas.openxmlformats.org/officeDocument/2006/customXml" ds:itemID="{D5340615-5080-4E41-89C2-15FE67C23A3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Kushagra Tembe</lastModifiedBy>
  <revision>6</revision>
  <dcterms:created xsi:type="dcterms:W3CDTF">2026-04-30T10:25:00.0000000Z</dcterms:created>
  <dcterms:modified xsi:type="dcterms:W3CDTF">2026-05-06T10:37:10.0242584Z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F486ADAFD1D14A388920271D7C57426F_12</vt:lpwstr>
  </property>
  <property fmtid="{D5CDD505-2E9C-101B-9397-08002B2CF9AE}" pid="4" name="ContentTypeId">
    <vt:lpwstr>0x010100AAB75E920D728E4BA42A43BA398443EF</vt:lpwstr>
  </property>
  <property fmtid="{D5CDD505-2E9C-101B-9397-08002B2CF9AE}" pid="5" name="MediaServiceImageTags">
    <vt:lpwstr/>
  </property>
</Properties>
</file>